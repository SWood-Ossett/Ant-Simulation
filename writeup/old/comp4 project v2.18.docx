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77F7D1" w14:textId="77777777" w:rsidR="0080227B" w:rsidRDefault="00CE67F2" w:rsidP="00BC3BA0">
      <w:r>
        <w:t xml:space="preserve"> </w:t>
      </w:r>
    </w:p>
    <w:customXmlInsRangeStart w:id="0" w:author="01robinson" w:date="2014-03-13T08:50:00Z"/>
    <w:sdt>
      <w:sdtPr>
        <w:id w:val="-448088225"/>
        <w:docPartObj>
          <w:docPartGallery w:val="Cover Pages"/>
          <w:docPartUnique/>
        </w:docPartObj>
      </w:sdtPr>
      <w:sdtEndPr>
        <w:rPr>
          <w:b/>
          <w:sz w:val="40"/>
          <w:szCs w:val="40"/>
        </w:rPr>
      </w:sdtEndPr>
      <w:sdtContent>
        <w:customXmlInsRangeEnd w:id="0"/>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Change w:id="1" w:author="Alex Robinson" w:date="2014-03-13T08:50:00Z">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PrChange>
          </w:tblPr>
          <w:tblGrid>
            <w:gridCol w:w="7246"/>
            <w:tblGridChange w:id="2">
              <w:tblGrid>
                <w:gridCol w:w="7442"/>
              </w:tblGrid>
            </w:tblGridChange>
          </w:tblGrid>
          <w:tr w:rsidR="0080227B" w14:paraId="322D5870" w14:textId="77777777" w:rsidTr="00401A2F">
            <w:tc>
              <w:tcPr>
                <w:tcW w:w="7672" w:type="dxa"/>
                <w:tcMar>
                  <w:top w:w="216" w:type="dxa"/>
                  <w:left w:w="115" w:type="dxa"/>
                  <w:bottom w:w="216" w:type="dxa"/>
                  <w:right w:w="115" w:type="dxa"/>
                </w:tcMar>
                <w:tcPrChange w:id="3" w:author="Alex Robinson" w:date="2014-03-13T08:50:00Z">
                  <w:tcPr>
                    <w:tcW w:w="7672" w:type="dxa"/>
                    <w:tcMar>
                      <w:top w:w="216" w:type="dxa"/>
                      <w:left w:w="115" w:type="dxa"/>
                      <w:bottom w:w="216" w:type="dxa"/>
                      <w:right w:w="115" w:type="dxa"/>
                    </w:tcMar>
                  </w:tcPr>
                </w:tcPrChange>
              </w:tcPr>
              <w:p w14:paraId="634A3DAF" w14:textId="5517CC29" w:rsidR="0080227B" w:rsidRPr="00401A2F" w:rsidRDefault="00841AF9" w:rsidP="00BC3BA0">
                <w:pPr>
                  <w:pStyle w:val="NoSpacing"/>
                  <w:jc w:val="both"/>
                  <w:rPr>
                    <w:color w:val="365F91"/>
                    <w:sz w:val="24"/>
                  </w:rPr>
                </w:pPr>
                <w:r w:rsidRPr="00702E31">
                  <w:rPr>
                    <w:color w:val="365F91"/>
                    <w:sz w:val="24"/>
                    <w:szCs w:val="24"/>
                  </w:rPr>
                  <w:t>Kingswood School</w:t>
                </w:r>
              </w:p>
            </w:tc>
          </w:tr>
          <w:tr w:rsidR="0080227B" w14:paraId="60E7F135" w14:textId="77777777" w:rsidTr="00401A2F">
            <w:tc>
              <w:tcPr>
                <w:tcW w:w="7672" w:type="dxa"/>
                <w:tcPrChange w:id="4" w:author="Alex Robinson" w:date="2014-03-13T08:50:00Z">
                  <w:tcPr>
                    <w:tcW w:w="7672" w:type="dxa"/>
                  </w:tcPr>
                </w:tcPrChange>
              </w:tcPr>
              <w:p w14:paraId="662F741A" w14:textId="77777777" w:rsidR="00D479BC" w:rsidRDefault="00841AF9" w:rsidP="00BC3BA0">
                <w:pPr>
                  <w:pStyle w:val="NoSpacing"/>
                  <w:spacing w:line="216" w:lineRule="auto"/>
                  <w:jc w:val="both"/>
                  <w:rPr>
                    <w:rFonts w:asciiTheme="majorHAnsi" w:eastAsiaTheme="majorEastAsia" w:hAnsiTheme="majorHAnsi" w:cstheme="majorBidi"/>
                    <w:color w:val="4F81BD" w:themeColor="accent1"/>
                    <w:sz w:val="88"/>
                    <w:szCs w:val="88"/>
                  </w:rPr>
                </w:pPr>
                <w:r>
                  <w:rPr>
                    <w:rFonts w:ascii="Cambria" w:hAnsi="Cambria"/>
                    <w:color w:val="4F81BD"/>
                    <w:sz w:val="88"/>
                    <w:szCs w:val="88"/>
                  </w:rPr>
                  <w:t>Survival of the fittest teaching aid</w:t>
                </w:r>
              </w:p>
              <w:p w14:paraId="10A68FD1" w14:textId="0208E7F8" w:rsidR="0080227B" w:rsidRPr="00401A2F" w:rsidRDefault="0080227B" w:rsidP="00BC3BA0">
                <w:pPr>
                  <w:pStyle w:val="NoSpacing"/>
                  <w:spacing w:line="216" w:lineRule="auto"/>
                  <w:jc w:val="both"/>
                  <w:rPr>
                    <w:rFonts w:asciiTheme="majorHAnsi" w:hAnsiTheme="majorHAnsi"/>
                    <w:color w:val="4F81BD" w:themeColor="accent1"/>
                    <w:sz w:val="88"/>
                  </w:rPr>
                </w:pPr>
              </w:p>
            </w:tc>
          </w:tr>
          <w:tr w:rsidR="0080227B" w14:paraId="2BCBEB3E" w14:textId="77777777" w:rsidTr="00401A2F">
            <w:tc>
              <w:tcPr>
                <w:tcW w:w="7672" w:type="dxa"/>
                <w:tcMar>
                  <w:top w:w="216" w:type="dxa"/>
                  <w:left w:w="115" w:type="dxa"/>
                  <w:bottom w:w="216" w:type="dxa"/>
                  <w:right w:w="115" w:type="dxa"/>
                </w:tcMar>
                <w:tcPrChange w:id="5" w:author="Alex Robinson" w:date="2014-03-13T08:50:00Z">
                  <w:tcPr>
                    <w:tcW w:w="7672" w:type="dxa"/>
                    <w:tcMar>
                      <w:top w:w="216" w:type="dxa"/>
                      <w:left w:w="115" w:type="dxa"/>
                      <w:bottom w:w="216" w:type="dxa"/>
                      <w:right w:w="115" w:type="dxa"/>
                    </w:tcMar>
                  </w:tcPr>
                </w:tcPrChange>
              </w:tcPr>
              <w:p w14:paraId="3D1D6581" w14:textId="2FED6AE1" w:rsidR="0080227B" w:rsidRPr="00401A2F" w:rsidRDefault="00841AF9" w:rsidP="00BC3BA0">
                <w:pPr>
                  <w:pStyle w:val="NoSpacing"/>
                  <w:jc w:val="both"/>
                  <w:rPr>
                    <w:color w:val="365F91"/>
                    <w:sz w:val="24"/>
                  </w:rPr>
                </w:pPr>
                <w:r w:rsidRPr="00702E31">
                  <w:rPr>
                    <w:color w:val="365F91"/>
                    <w:sz w:val="24"/>
                    <w:szCs w:val="24"/>
                  </w:rPr>
                  <w:t>Comp4 project</w:t>
                </w:r>
              </w:p>
            </w:tc>
          </w:tr>
        </w:tbl>
        <w:p w14:paraId="3CAF5638" w14:textId="77777777" w:rsidR="000A5837" w:rsidRPr="000A5837" w:rsidRDefault="000A5837" w:rsidP="000A5837">
          <w:pPr>
            <w:spacing w:after="0"/>
            <w:rPr>
              <w:vanish/>
            </w:rPr>
          </w:pPr>
        </w:p>
        <w:tbl>
          <w:tblPr>
            <w:tblpPr w:leftFromText="187" w:rightFromText="187" w:horzAnchor="margin" w:tblpXSpec="center" w:tblpYSpec="bottom"/>
            <w:tblW w:w="3857" w:type="pct"/>
            <w:tblLook w:val="04A0" w:firstRow="1" w:lastRow="0" w:firstColumn="1" w:lastColumn="0" w:noHBand="0" w:noVBand="1"/>
            <w:tblPrChange w:id="6" w:author="Alex Robinson" w:date="2014-03-13T08:50:00Z">
              <w:tblPr>
                <w:tblpPr w:leftFromText="187" w:rightFromText="187" w:horzAnchor="margin" w:tblpXSpec="center" w:tblpYSpec="bottom"/>
                <w:tblW w:w="3857" w:type="pct"/>
                <w:tblLook w:val="04A0" w:firstRow="1" w:lastRow="0" w:firstColumn="1" w:lastColumn="0" w:noHBand="0" w:noVBand="1"/>
              </w:tblPr>
            </w:tblPrChange>
          </w:tblPr>
          <w:tblGrid>
            <w:gridCol w:w="6998"/>
            <w:tblGridChange w:id="7">
              <w:tblGrid>
                <w:gridCol w:w="7176"/>
              </w:tblGrid>
            </w:tblGridChange>
          </w:tblGrid>
          <w:tr w:rsidR="0080227B" w14:paraId="1608EBA1" w14:textId="77777777" w:rsidTr="00401A2F">
            <w:tc>
              <w:tcPr>
                <w:tcW w:w="7221" w:type="dxa"/>
                <w:tcMar>
                  <w:top w:w="216" w:type="dxa"/>
                  <w:left w:w="115" w:type="dxa"/>
                  <w:bottom w:w="216" w:type="dxa"/>
                  <w:right w:w="115" w:type="dxa"/>
                </w:tcMar>
                <w:tcPrChange w:id="8" w:author="Alex Robinson" w:date="2014-03-13T08:50:00Z">
                  <w:tcPr>
                    <w:tcW w:w="7221" w:type="dxa"/>
                    <w:tcMar>
                      <w:top w:w="216" w:type="dxa"/>
                      <w:left w:w="115" w:type="dxa"/>
                      <w:bottom w:w="216" w:type="dxa"/>
                      <w:right w:w="115" w:type="dxa"/>
                    </w:tcMar>
                  </w:tcPr>
                </w:tcPrChange>
              </w:tcPr>
              <w:p w14:paraId="2D8B69AD" w14:textId="77777777" w:rsidR="0080227B" w:rsidRPr="00702E31" w:rsidRDefault="00841AF9" w:rsidP="00841AF9">
                <w:pPr>
                  <w:pStyle w:val="NoSpacing"/>
                  <w:jc w:val="both"/>
                  <w:rPr>
                    <w:color w:val="4F81BD"/>
                    <w:sz w:val="28"/>
                    <w:szCs w:val="28"/>
                  </w:rPr>
                </w:pPr>
                <w:r w:rsidRPr="00702E31">
                  <w:rPr>
                    <w:color w:val="4F81BD"/>
                    <w:sz w:val="28"/>
                    <w:szCs w:val="28"/>
                  </w:rPr>
                  <w:t>01robinson</w:t>
                </w:r>
              </w:p>
              <w:p w14:paraId="5861E8B0" w14:textId="77777777" w:rsidR="0080227B" w:rsidRPr="00702E31" w:rsidRDefault="0080227B" w:rsidP="00841AF9">
                <w:pPr>
                  <w:pStyle w:val="NoSpacing"/>
                  <w:jc w:val="both"/>
                  <w:rPr>
                    <w:color w:val="4F81BD"/>
                    <w:sz w:val="28"/>
                    <w:szCs w:val="28"/>
                  </w:rPr>
                </w:pPr>
              </w:p>
              <w:p w14:paraId="45317958" w14:textId="77777777" w:rsidR="0080227B" w:rsidRPr="00401A2F" w:rsidRDefault="0080227B" w:rsidP="00841AF9">
                <w:pPr>
                  <w:pStyle w:val="NoSpacing"/>
                  <w:jc w:val="both"/>
                  <w:rPr>
                    <w:color w:val="4F81BD"/>
                  </w:rPr>
                </w:pPr>
              </w:p>
            </w:tc>
          </w:tr>
        </w:tbl>
        <w:p w14:paraId="6F443DFA" w14:textId="77777777" w:rsidR="0080227B" w:rsidRDefault="0080227B" w:rsidP="00BC3BA0">
          <w:pPr>
            <w:rPr>
              <w:b/>
              <w:sz w:val="40"/>
              <w:szCs w:val="40"/>
            </w:rPr>
          </w:pPr>
          <w:r>
            <w:rPr>
              <w:b/>
              <w:sz w:val="40"/>
              <w:szCs w:val="40"/>
            </w:rPr>
            <w:lastRenderedPageBreak/>
            <w:br w:type="page"/>
          </w:r>
        </w:p>
        <w:customXmlInsRangeStart w:id="9" w:author="01robinson" w:date="2014-03-13T08:50:00Z"/>
      </w:sdtContent>
    </w:sdt>
    <w:customXmlInsRangeEnd w:id="9"/>
    <w:p w14:paraId="280A8C65" w14:textId="77777777" w:rsidR="00634293" w:rsidRDefault="00634293" w:rsidP="00BC3BA0">
      <w:pPr>
        <w:rPr>
          <w:b/>
          <w:sz w:val="40"/>
          <w:szCs w:val="40"/>
        </w:rPr>
      </w:pPr>
    </w:p>
    <w:sdt>
      <w:sdtPr>
        <w:rPr>
          <w:rFonts w:asciiTheme="minorHAnsi" w:eastAsiaTheme="minorHAnsi" w:hAnsiTheme="minorHAnsi" w:cstheme="minorBidi"/>
          <w:color w:val="auto"/>
          <w:sz w:val="22"/>
          <w:szCs w:val="22"/>
        </w:rPr>
        <w:id w:val="189661324"/>
        <w:docPartObj>
          <w:docPartGallery w:val="Table of Contents"/>
          <w:docPartUnique/>
        </w:docPartObj>
      </w:sdtPr>
      <w:sdtEndPr>
        <w:rPr>
          <w:rFonts w:eastAsiaTheme="minorEastAsia"/>
          <w:b/>
          <w:bCs/>
          <w:noProof/>
        </w:rPr>
      </w:sdtEndPr>
      <w:sdtContent>
        <w:p w14:paraId="37B8B9D0" w14:textId="77777777" w:rsidR="0080227B" w:rsidRDefault="0080227B" w:rsidP="00BC3BA0">
          <w:pPr>
            <w:pStyle w:val="TOCHeading"/>
          </w:pPr>
          <w:r>
            <w:t>Contents</w:t>
          </w:r>
        </w:p>
        <w:p w14:paraId="53738EAE" w14:textId="5D271455" w:rsidR="00EA555E" w:rsidRDefault="0080227B">
          <w:pPr>
            <w:pStyle w:val="TOC1"/>
            <w:tabs>
              <w:tab w:val="right" w:leader="dot" w:pos="9062"/>
            </w:tabs>
            <w:rPr>
              <w:noProof/>
              <w:lang w:eastAsia="en-GB"/>
            </w:rPr>
          </w:pPr>
          <w:r>
            <w:fldChar w:fldCharType="begin"/>
          </w:r>
          <w:r>
            <w:instrText xml:space="preserve"> TOC \o "1-2" \h \z \u </w:instrText>
          </w:r>
          <w:r>
            <w:fldChar w:fldCharType="separate"/>
          </w:r>
          <w:hyperlink w:anchor="_Toc382463947" w:history="1">
            <w:r w:rsidR="00EA555E" w:rsidRPr="00DF5F56">
              <w:rPr>
                <w:rStyle w:val="Hyperlink"/>
                <w:noProof/>
              </w:rPr>
              <w:t>Section 1: Analysis</w:t>
            </w:r>
            <w:r w:rsidR="00EA555E">
              <w:rPr>
                <w:noProof/>
                <w:webHidden/>
              </w:rPr>
              <w:tab/>
            </w:r>
            <w:r w:rsidR="00EA555E">
              <w:rPr>
                <w:noProof/>
                <w:webHidden/>
              </w:rPr>
              <w:fldChar w:fldCharType="begin"/>
            </w:r>
            <w:r w:rsidR="00EA555E">
              <w:rPr>
                <w:noProof/>
                <w:webHidden/>
              </w:rPr>
              <w:instrText xml:space="preserve"> PAGEREF _Toc382463947 \h </w:instrText>
            </w:r>
            <w:r w:rsidR="00EA555E">
              <w:rPr>
                <w:noProof/>
                <w:webHidden/>
              </w:rPr>
            </w:r>
            <w:r w:rsidR="00EA555E">
              <w:rPr>
                <w:noProof/>
                <w:webHidden/>
              </w:rPr>
              <w:fldChar w:fldCharType="separate"/>
            </w:r>
            <w:r w:rsidR="00EA555E">
              <w:rPr>
                <w:noProof/>
                <w:webHidden/>
              </w:rPr>
              <w:t>3</w:t>
            </w:r>
            <w:r w:rsidR="00EA555E">
              <w:rPr>
                <w:noProof/>
                <w:webHidden/>
              </w:rPr>
              <w:fldChar w:fldCharType="end"/>
            </w:r>
          </w:hyperlink>
        </w:p>
        <w:p w14:paraId="13357B69" w14:textId="3F43DD0B" w:rsidR="00EA555E" w:rsidRDefault="00EA555E">
          <w:pPr>
            <w:pStyle w:val="TOC2"/>
            <w:tabs>
              <w:tab w:val="right" w:leader="dot" w:pos="9062"/>
            </w:tabs>
            <w:rPr>
              <w:noProof/>
              <w:lang w:eastAsia="en-GB"/>
            </w:rPr>
          </w:pPr>
          <w:hyperlink w:anchor="_Toc382463948" w:history="1">
            <w:r w:rsidRPr="00DF5F56">
              <w:rPr>
                <w:rStyle w:val="Hyperlink"/>
                <w:noProof/>
              </w:rPr>
              <w:t>The problem: identification and background</w:t>
            </w:r>
            <w:r>
              <w:rPr>
                <w:noProof/>
                <w:webHidden/>
              </w:rPr>
              <w:tab/>
            </w:r>
            <w:r>
              <w:rPr>
                <w:noProof/>
                <w:webHidden/>
              </w:rPr>
              <w:fldChar w:fldCharType="begin"/>
            </w:r>
            <w:r>
              <w:rPr>
                <w:noProof/>
                <w:webHidden/>
              </w:rPr>
              <w:instrText xml:space="preserve"> PAGEREF _Toc382463948 \h </w:instrText>
            </w:r>
            <w:r>
              <w:rPr>
                <w:noProof/>
                <w:webHidden/>
              </w:rPr>
            </w:r>
            <w:r>
              <w:rPr>
                <w:noProof/>
                <w:webHidden/>
              </w:rPr>
              <w:fldChar w:fldCharType="separate"/>
            </w:r>
            <w:r>
              <w:rPr>
                <w:noProof/>
                <w:webHidden/>
              </w:rPr>
              <w:t>3</w:t>
            </w:r>
            <w:r>
              <w:rPr>
                <w:noProof/>
                <w:webHidden/>
              </w:rPr>
              <w:fldChar w:fldCharType="end"/>
            </w:r>
          </w:hyperlink>
        </w:p>
        <w:p w14:paraId="05CC2897" w14:textId="2983B282" w:rsidR="00EA555E" w:rsidRDefault="00EA555E">
          <w:pPr>
            <w:pStyle w:val="TOC2"/>
            <w:tabs>
              <w:tab w:val="right" w:leader="dot" w:pos="9062"/>
            </w:tabs>
            <w:rPr>
              <w:noProof/>
              <w:lang w:eastAsia="en-GB"/>
            </w:rPr>
          </w:pPr>
          <w:hyperlink w:anchor="_Toc382463949" w:history="1">
            <w:r w:rsidRPr="00DF5F56">
              <w:rPr>
                <w:rStyle w:val="Hyperlink"/>
                <w:noProof/>
              </w:rPr>
              <w:t>Description of available tools</w:t>
            </w:r>
            <w:r>
              <w:rPr>
                <w:noProof/>
                <w:webHidden/>
              </w:rPr>
              <w:tab/>
            </w:r>
            <w:r>
              <w:rPr>
                <w:noProof/>
                <w:webHidden/>
              </w:rPr>
              <w:fldChar w:fldCharType="begin"/>
            </w:r>
            <w:r>
              <w:rPr>
                <w:noProof/>
                <w:webHidden/>
              </w:rPr>
              <w:instrText xml:space="preserve"> PAGEREF _Toc382463949 \h </w:instrText>
            </w:r>
            <w:r>
              <w:rPr>
                <w:noProof/>
                <w:webHidden/>
              </w:rPr>
            </w:r>
            <w:r>
              <w:rPr>
                <w:noProof/>
                <w:webHidden/>
              </w:rPr>
              <w:fldChar w:fldCharType="separate"/>
            </w:r>
            <w:r>
              <w:rPr>
                <w:noProof/>
                <w:webHidden/>
              </w:rPr>
              <w:t>4</w:t>
            </w:r>
            <w:r>
              <w:rPr>
                <w:noProof/>
                <w:webHidden/>
              </w:rPr>
              <w:fldChar w:fldCharType="end"/>
            </w:r>
          </w:hyperlink>
        </w:p>
        <w:p w14:paraId="043DDA3D" w14:textId="3C63F1F4" w:rsidR="00EA555E" w:rsidRDefault="00EA555E">
          <w:pPr>
            <w:pStyle w:val="TOC2"/>
            <w:tabs>
              <w:tab w:val="right" w:leader="dot" w:pos="9062"/>
            </w:tabs>
            <w:rPr>
              <w:noProof/>
              <w:lang w:eastAsia="en-GB"/>
            </w:rPr>
          </w:pPr>
          <w:hyperlink w:anchor="_Toc382463950" w:history="1">
            <w:r w:rsidRPr="00DF5F56">
              <w:rPr>
                <w:rStyle w:val="Hyperlink"/>
                <w:noProof/>
              </w:rPr>
              <w:t>Identification of prospective users</w:t>
            </w:r>
            <w:r>
              <w:rPr>
                <w:noProof/>
                <w:webHidden/>
              </w:rPr>
              <w:tab/>
            </w:r>
            <w:r>
              <w:rPr>
                <w:noProof/>
                <w:webHidden/>
              </w:rPr>
              <w:fldChar w:fldCharType="begin"/>
            </w:r>
            <w:r>
              <w:rPr>
                <w:noProof/>
                <w:webHidden/>
              </w:rPr>
              <w:instrText xml:space="preserve"> PAGEREF _Toc382463950 \h </w:instrText>
            </w:r>
            <w:r>
              <w:rPr>
                <w:noProof/>
                <w:webHidden/>
              </w:rPr>
            </w:r>
            <w:r>
              <w:rPr>
                <w:noProof/>
                <w:webHidden/>
              </w:rPr>
              <w:fldChar w:fldCharType="separate"/>
            </w:r>
            <w:r>
              <w:rPr>
                <w:noProof/>
                <w:webHidden/>
              </w:rPr>
              <w:t>7</w:t>
            </w:r>
            <w:r>
              <w:rPr>
                <w:noProof/>
                <w:webHidden/>
              </w:rPr>
              <w:fldChar w:fldCharType="end"/>
            </w:r>
          </w:hyperlink>
        </w:p>
        <w:p w14:paraId="53E9FE2C" w14:textId="6145F77A" w:rsidR="00EA555E" w:rsidRDefault="00EA555E">
          <w:pPr>
            <w:pStyle w:val="TOC2"/>
            <w:tabs>
              <w:tab w:val="right" w:leader="dot" w:pos="9062"/>
            </w:tabs>
            <w:rPr>
              <w:noProof/>
              <w:lang w:eastAsia="en-GB"/>
            </w:rPr>
          </w:pPr>
          <w:hyperlink w:anchor="_Toc382463951" w:history="1">
            <w:r w:rsidRPr="00DF5F56">
              <w:rPr>
                <w:rStyle w:val="Hyperlink"/>
                <w:noProof/>
              </w:rPr>
              <w:t>Identification of user needs and acceptable limitations</w:t>
            </w:r>
            <w:r>
              <w:rPr>
                <w:noProof/>
                <w:webHidden/>
              </w:rPr>
              <w:tab/>
            </w:r>
            <w:r>
              <w:rPr>
                <w:noProof/>
                <w:webHidden/>
              </w:rPr>
              <w:fldChar w:fldCharType="begin"/>
            </w:r>
            <w:r>
              <w:rPr>
                <w:noProof/>
                <w:webHidden/>
              </w:rPr>
              <w:instrText xml:space="preserve"> PAGEREF _Toc382463951 \h </w:instrText>
            </w:r>
            <w:r>
              <w:rPr>
                <w:noProof/>
                <w:webHidden/>
              </w:rPr>
            </w:r>
            <w:r>
              <w:rPr>
                <w:noProof/>
                <w:webHidden/>
              </w:rPr>
              <w:fldChar w:fldCharType="separate"/>
            </w:r>
            <w:r>
              <w:rPr>
                <w:noProof/>
                <w:webHidden/>
              </w:rPr>
              <w:t>7</w:t>
            </w:r>
            <w:r>
              <w:rPr>
                <w:noProof/>
                <w:webHidden/>
              </w:rPr>
              <w:fldChar w:fldCharType="end"/>
            </w:r>
          </w:hyperlink>
        </w:p>
        <w:p w14:paraId="52C8B7AC" w14:textId="5433FB5B" w:rsidR="00EA555E" w:rsidRDefault="00EA555E">
          <w:pPr>
            <w:pStyle w:val="TOC2"/>
            <w:tabs>
              <w:tab w:val="right" w:leader="dot" w:pos="9062"/>
            </w:tabs>
            <w:rPr>
              <w:noProof/>
              <w:lang w:eastAsia="en-GB"/>
            </w:rPr>
          </w:pPr>
          <w:hyperlink w:anchor="_Toc382463952" w:history="1">
            <w:r w:rsidRPr="00DF5F56">
              <w:rPr>
                <w:rStyle w:val="Hyperlink"/>
                <w:noProof/>
              </w:rPr>
              <w:t>Data sources and destinations</w:t>
            </w:r>
            <w:r>
              <w:rPr>
                <w:noProof/>
                <w:webHidden/>
              </w:rPr>
              <w:tab/>
            </w:r>
            <w:r>
              <w:rPr>
                <w:noProof/>
                <w:webHidden/>
              </w:rPr>
              <w:fldChar w:fldCharType="begin"/>
            </w:r>
            <w:r>
              <w:rPr>
                <w:noProof/>
                <w:webHidden/>
              </w:rPr>
              <w:instrText xml:space="preserve"> PAGEREF _Toc382463952 \h </w:instrText>
            </w:r>
            <w:r>
              <w:rPr>
                <w:noProof/>
                <w:webHidden/>
              </w:rPr>
            </w:r>
            <w:r>
              <w:rPr>
                <w:noProof/>
                <w:webHidden/>
              </w:rPr>
              <w:fldChar w:fldCharType="separate"/>
            </w:r>
            <w:r>
              <w:rPr>
                <w:noProof/>
                <w:webHidden/>
              </w:rPr>
              <w:t>9</w:t>
            </w:r>
            <w:r>
              <w:rPr>
                <w:noProof/>
                <w:webHidden/>
              </w:rPr>
              <w:fldChar w:fldCharType="end"/>
            </w:r>
          </w:hyperlink>
        </w:p>
        <w:p w14:paraId="793B2B94" w14:textId="693EAB72" w:rsidR="00EA555E" w:rsidRDefault="00EA555E">
          <w:pPr>
            <w:pStyle w:val="TOC2"/>
            <w:tabs>
              <w:tab w:val="right" w:leader="dot" w:pos="9062"/>
            </w:tabs>
            <w:rPr>
              <w:noProof/>
              <w:lang w:eastAsia="en-GB"/>
            </w:rPr>
          </w:pPr>
          <w:hyperlink w:anchor="_Toc382463953" w:history="1">
            <w:r w:rsidRPr="00DF5F56">
              <w:rPr>
                <w:rStyle w:val="Hyperlink"/>
                <w:noProof/>
              </w:rPr>
              <w:t>Data volumes</w:t>
            </w:r>
            <w:r>
              <w:rPr>
                <w:noProof/>
                <w:webHidden/>
              </w:rPr>
              <w:tab/>
            </w:r>
            <w:r>
              <w:rPr>
                <w:noProof/>
                <w:webHidden/>
              </w:rPr>
              <w:fldChar w:fldCharType="begin"/>
            </w:r>
            <w:r>
              <w:rPr>
                <w:noProof/>
                <w:webHidden/>
              </w:rPr>
              <w:instrText xml:space="preserve"> PAGEREF _Toc382463953 \h </w:instrText>
            </w:r>
            <w:r>
              <w:rPr>
                <w:noProof/>
                <w:webHidden/>
              </w:rPr>
            </w:r>
            <w:r>
              <w:rPr>
                <w:noProof/>
                <w:webHidden/>
              </w:rPr>
              <w:fldChar w:fldCharType="separate"/>
            </w:r>
            <w:r>
              <w:rPr>
                <w:noProof/>
                <w:webHidden/>
              </w:rPr>
              <w:t>9</w:t>
            </w:r>
            <w:r>
              <w:rPr>
                <w:noProof/>
                <w:webHidden/>
              </w:rPr>
              <w:fldChar w:fldCharType="end"/>
            </w:r>
          </w:hyperlink>
        </w:p>
        <w:p w14:paraId="6E03D4C2" w14:textId="24442901" w:rsidR="00EA555E" w:rsidRDefault="00EA555E">
          <w:pPr>
            <w:pStyle w:val="TOC2"/>
            <w:tabs>
              <w:tab w:val="right" w:leader="dot" w:pos="9062"/>
            </w:tabs>
            <w:rPr>
              <w:noProof/>
              <w:lang w:eastAsia="en-GB"/>
            </w:rPr>
          </w:pPr>
          <w:hyperlink w:anchor="_Toc382463954" w:history="1">
            <w:r w:rsidRPr="00DF5F56">
              <w:rPr>
                <w:rStyle w:val="Hyperlink"/>
                <w:noProof/>
              </w:rPr>
              <w:t>Analysis Data Dictionary</w:t>
            </w:r>
            <w:r>
              <w:rPr>
                <w:noProof/>
                <w:webHidden/>
              </w:rPr>
              <w:tab/>
            </w:r>
            <w:r>
              <w:rPr>
                <w:noProof/>
                <w:webHidden/>
              </w:rPr>
              <w:fldChar w:fldCharType="begin"/>
            </w:r>
            <w:r>
              <w:rPr>
                <w:noProof/>
                <w:webHidden/>
              </w:rPr>
              <w:instrText xml:space="preserve"> PAGEREF _Toc382463954 \h </w:instrText>
            </w:r>
            <w:r>
              <w:rPr>
                <w:noProof/>
                <w:webHidden/>
              </w:rPr>
            </w:r>
            <w:r>
              <w:rPr>
                <w:noProof/>
                <w:webHidden/>
              </w:rPr>
              <w:fldChar w:fldCharType="separate"/>
            </w:r>
            <w:r>
              <w:rPr>
                <w:noProof/>
                <w:webHidden/>
              </w:rPr>
              <w:t>9</w:t>
            </w:r>
            <w:r>
              <w:rPr>
                <w:noProof/>
                <w:webHidden/>
              </w:rPr>
              <w:fldChar w:fldCharType="end"/>
            </w:r>
          </w:hyperlink>
        </w:p>
        <w:p w14:paraId="24060A65" w14:textId="65E5D71D" w:rsidR="00EA555E" w:rsidRDefault="00EA555E">
          <w:pPr>
            <w:pStyle w:val="TOC2"/>
            <w:tabs>
              <w:tab w:val="right" w:leader="dot" w:pos="9062"/>
            </w:tabs>
            <w:rPr>
              <w:noProof/>
              <w:lang w:eastAsia="en-GB"/>
            </w:rPr>
          </w:pPr>
          <w:hyperlink w:anchor="_Toc382463955" w:history="1">
            <w:r w:rsidRPr="00DF5F56">
              <w:rPr>
                <w:rStyle w:val="Hyperlink"/>
                <w:noProof/>
              </w:rPr>
              <w:t>Structure and Data Flow Diagrams</w:t>
            </w:r>
            <w:r>
              <w:rPr>
                <w:noProof/>
                <w:webHidden/>
              </w:rPr>
              <w:tab/>
            </w:r>
            <w:r>
              <w:rPr>
                <w:noProof/>
                <w:webHidden/>
              </w:rPr>
              <w:fldChar w:fldCharType="begin"/>
            </w:r>
            <w:r>
              <w:rPr>
                <w:noProof/>
                <w:webHidden/>
              </w:rPr>
              <w:instrText xml:space="preserve"> PAGEREF _Toc382463955 \h </w:instrText>
            </w:r>
            <w:r>
              <w:rPr>
                <w:noProof/>
                <w:webHidden/>
              </w:rPr>
            </w:r>
            <w:r>
              <w:rPr>
                <w:noProof/>
                <w:webHidden/>
              </w:rPr>
              <w:fldChar w:fldCharType="separate"/>
            </w:r>
            <w:r>
              <w:rPr>
                <w:noProof/>
                <w:webHidden/>
              </w:rPr>
              <w:t>10</w:t>
            </w:r>
            <w:r>
              <w:rPr>
                <w:noProof/>
                <w:webHidden/>
              </w:rPr>
              <w:fldChar w:fldCharType="end"/>
            </w:r>
          </w:hyperlink>
        </w:p>
        <w:p w14:paraId="16C9782C" w14:textId="3D7A65E0" w:rsidR="00EA555E" w:rsidRDefault="00EA555E">
          <w:pPr>
            <w:pStyle w:val="TOC2"/>
            <w:tabs>
              <w:tab w:val="right" w:leader="dot" w:pos="9062"/>
            </w:tabs>
            <w:rPr>
              <w:noProof/>
              <w:lang w:eastAsia="en-GB"/>
            </w:rPr>
          </w:pPr>
          <w:hyperlink w:anchor="_Toc382463956" w:history="1">
            <w:r w:rsidRPr="00DF5F56">
              <w:rPr>
                <w:rStyle w:val="Hyperlink"/>
                <w:noProof/>
              </w:rPr>
              <w:t>Entity-relationship (E-R) model</w:t>
            </w:r>
            <w:r>
              <w:rPr>
                <w:noProof/>
                <w:webHidden/>
              </w:rPr>
              <w:tab/>
            </w:r>
            <w:r>
              <w:rPr>
                <w:noProof/>
                <w:webHidden/>
              </w:rPr>
              <w:fldChar w:fldCharType="begin"/>
            </w:r>
            <w:r>
              <w:rPr>
                <w:noProof/>
                <w:webHidden/>
              </w:rPr>
              <w:instrText xml:space="preserve"> PAGEREF _Toc382463956 \h </w:instrText>
            </w:r>
            <w:r>
              <w:rPr>
                <w:noProof/>
                <w:webHidden/>
              </w:rPr>
            </w:r>
            <w:r>
              <w:rPr>
                <w:noProof/>
                <w:webHidden/>
              </w:rPr>
              <w:fldChar w:fldCharType="separate"/>
            </w:r>
            <w:r>
              <w:rPr>
                <w:noProof/>
                <w:webHidden/>
              </w:rPr>
              <w:t>10</w:t>
            </w:r>
            <w:r>
              <w:rPr>
                <w:noProof/>
                <w:webHidden/>
              </w:rPr>
              <w:fldChar w:fldCharType="end"/>
            </w:r>
          </w:hyperlink>
        </w:p>
        <w:p w14:paraId="4A13DB4B" w14:textId="1BA32343" w:rsidR="00EA555E" w:rsidRDefault="00EA555E">
          <w:pPr>
            <w:pStyle w:val="TOC2"/>
            <w:tabs>
              <w:tab w:val="right" w:leader="dot" w:pos="9062"/>
            </w:tabs>
            <w:rPr>
              <w:noProof/>
              <w:lang w:eastAsia="en-GB"/>
            </w:rPr>
          </w:pPr>
          <w:hyperlink w:anchor="_Toc382463957" w:history="1">
            <w:r w:rsidRPr="00DF5F56">
              <w:rPr>
                <w:rStyle w:val="Hyperlink"/>
                <w:noProof/>
              </w:rPr>
              <w:t>Object analysis diagram</w:t>
            </w:r>
            <w:r>
              <w:rPr>
                <w:noProof/>
                <w:webHidden/>
              </w:rPr>
              <w:tab/>
            </w:r>
            <w:r>
              <w:rPr>
                <w:noProof/>
                <w:webHidden/>
              </w:rPr>
              <w:fldChar w:fldCharType="begin"/>
            </w:r>
            <w:r>
              <w:rPr>
                <w:noProof/>
                <w:webHidden/>
              </w:rPr>
              <w:instrText xml:space="preserve"> PAGEREF _Toc382463957 \h </w:instrText>
            </w:r>
            <w:r>
              <w:rPr>
                <w:noProof/>
                <w:webHidden/>
              </w:rPr>
            </w:r>
            <w:r>
              <w:rPr>
                <w:noProof/>
                <w:webHidden/>
              </w:rPr>
              <w:fldChar w:fldCharType="separate"/>
            </w:r>
            <w:r>
              <w:rPr>
                <w:noProof/>
                <w:webHidden/>
              </w:rPr>
              <w:t>10</w:t>
            </w:r>
            <w:r>
              <w:rPr>
                <w:noProof/>
                <w:webHidden/>
              </w:rPr>
              <w:fldChar w:fldCharType="end"/>
            </w:r>
          </w:hyperlink>
        </w:p>
        <w:p w14:paraId="76D0A5A2" w14:textId="5C8C6F7F" w:rsidR="00EA555E" w:rsidRDefault="00EA555E">
          <w:pPr>
            <w:pStyle w:val="TOC2"/>
            <w:tabs>
              <w:tab w:val="right" w:leader="dot" w:pos="9062"/>
            </w:tabs>
            <w:rPr>
              <w:noProof/>
              <w:lang w:eastAsia="en-GB"/>
            </w:rPr>
          </w:pPr>
          <w:hyperlink w:anchor="_Toc382463958" w:history="1">
            <w:r w:rsidRPr="00DF5F56">
              <w:rPr>
                <w:rStyle w:val="Hyperlink"/>
                <w:noProof/>
              </w:rPr>
              <w:t>Objectives for the proposed system</w:t>
            </w:r>
            <w:r>
              <w:rPr>
                <w:noProof/>
                <w:webHidden/>
              </w:rPr>
              <w:tab/>
            </w:r>
            <w:r>
              <w:rPr>
                <w:noProof/>
                <w:webHidden/>
              </w:rPr>
              <w:fldChar w:fldCharType="begin"/>
            </w:r>
            <w:r>
              <w:rPr>
                <w:noProof/>
                <w:webHidden/>
              </w:rPr>
              <w:instrText xml:space="preserve"> PAGEREF _Toc382463958 \h </w:instrText>
            </w:r>
            <w:r>
              <w:rPr>
                <w:noProof/>
                <w:webHidden/>
              </w:rPr>
            </w:r>
            <w:r>
              <w:rPr>
                <w:noProof/>
                <w:webHidden/>
              </w:rPr>
              <w:fldChar w:fldCharType="separate"/>
            </w:r>
            <w:r>
              <w:rPr>
                <w:noProof/>
                <w:webHidden/>
              </w:rPr>
              <w:t>10</w:t>
            </w:r>
            <w:r>
              <w:rPr>
                <w:noProof/>
                <w:webHidden/>
              </w:rPr>
              <w:fldChar w:fldCharType="end"/>
            </w:r>
          </w:hyperlink>
        </w:p>
        <w:p w14:paraId="3D6F2C71" w14:textId="129E30C8" w:rsidR="00EA555E" w:rsidRDefault="00EA555E">
          <w:pPr>
            <w:pStyle w:val="TOC2"/>
            <w:tabs>
              <w:tab w:val="right" w:leader="dot" w:pos="9062"/>
            </w:tabs>
            <w:rPr>
              <w:noProof/>
              <w:lang w:eastAsia="en-GB"/>
            </w:rPr>
          </w:pPr>
          <w:hyperlink w:anchor="_Toc382463959" w:history="1">
            <w:r w:rsidRPr="00DF5F56">
              <w:rPr>
                <w:rStyle w:val="Hyperlink"/>
                <w:noProof/>
              </w:rPr>
              <w:t>Appraisal of potential solutions</w:t>
            </w:r>
            <w:r>
              <w:rPr>
                <w:noProof/>
                <w:webHidden/>
              </w:rPr>
              <w:tab/>
            </w:r>
            <w:r>
              <w:rPr>
                <w:noProof/>
                <w:webHidden/>
              </w:rPr>
              <w:fldChar w:fldCharType="begin"/>
            </w:r>
            <w:r>
              <w:rPr>
                <w:noProof/>
                <w:webHidden/>
              </w:rPr>
              <w:instrText xml:space="preserve"> PAGEREF _Toc382463959 \h </w:instrText>
            </w:r>
            <w:r>
              <w:rPr>
                <w:noProof/>
                <w:webHidden/>
              </w:rPr>
            </w:r>
            <w:r>
              <w:rPr>
                <w:noProof/>
                <w:webHidden/>
              </w:rPr>
              <w:fldChar w:fldCharType="separate"/>
            </w:r>
            <w:r>
              <w:rPr>
                <w:noProof/>
                <w:webHidden/>
              </w:rPr>
              <w:t>11</w:t>
            </w:r>
            <w:r>
              <w:rPr>
                <w:noProof/>
                <w:webHidden/>
              </w:rPr>
              <w:fldChar w:fldCharType="end"/>
            </w:r>
          </w:hyperlink>
        </w:p>
        <w:p w14:paraId="6D08B6CD" w14:textId="59C233BC" w:rsidR="00EA555E" w:rsidRDefault="00EA555E">
          <w:pPr>
            <w:pStyle w:val="TOC2"/>
            <w:tabs>
              <w:tab w:val="right" w:leader="dot" w:pos="9062"/>
            </w:tabs>
            <w:rPr>
              <w:noProof/>
              <w:lang w:eastAsia="en-GB"/>
            </w:rPr>
          </w:pPr>
          <w:hyperlink w:anchor="_Toc382463960" w:history="1">
            <w:r w:rsidRPr="00DF5F56">
              <w:rPr>
                <w:rStyle w:val="Hyperlink"/>
                <w:noProof/>
              </w:rPr>
              <w:t>Proposed solution</w:t>
            </w:r>
            <w:r>
              <w:rPr>
                <w:noProof/>
                <w:webHidden/>
              </w:rPr>
              <w:tab/>
            </w:r>
            <w:r>
              <w:rPr>
                <w:noProof/>
                <w:webHidden/>
              </w:rPr>
              <w:fldChar w:fldCharType="begin"/>
            </w:r>
            <w:r>
              <w:rPr>
                <w:noProof/>
                <w:webHidden/>
              </w:rPr>
              <w:instrText xml:space="preserve"> PAGEREF _Toc382463960 \h </w:instrText>
            </w:r>
            <w:r>
              <w:rPr>
                <w:noProof/>
                <w:webHidden/>
              </w:rPr>
            </w:r>
            <w:r>
              <w:rPr>
                <w:noProof/>
                <w:webHidden/>
              </w:rPr>
              <w:fldChar w:fldCharType="separate"/>
            </w:r>
            <w:r>
              <w:rPr>
                <w:noProof/>
                <w:webHidden/>
              </w:rPr>
              <w:t>13</w:t>
            </w:r>
            <w:r>
              <w:rPr>
                <w:noProof/>
                <w:webHidden/>
              </w:rPr>
              <w:fldChar w:fldCharType="end"/>
            </w:r>
          </w:hyperlink>
        </w:p>
        <w:p w14:paraId="0259C8D1" w14:textId="0A478D4A" w:rsidR="00EA555E" w:rsidRDefault="00EA555E">
          <w:pPr>
            <w:pStyle w:val="TOC2"/>
            <w:tabs>
              <w:tab w:val="right" w:leader="dot" w:pos="9062"/>
            </w:tabs>
            <w:rPr>
              <w:noProof/>
              <w:lang w:eastAsia="en-GB"/>
            </w:rPr>
          </w:pPr>
          <w:hyperlink w:anchor="_Toc382463961" w:history="1">
            <w:r w:rsidRPr="00DF5F56">
              <w:rPr>
                <w:rStyle w:val="Hyperlink"/>
                <w:noProof/>
              </w:rPr>
              <w:t>Justification of chosen solution</w:t>
            </w:r>
            <w:r>
              <w:rPr>
                <w:noProof/>
                <w:webHidden/>
              </w:rPr>
              <w:tab/>
            </w:r>
            <w:r>
              <w:rPr>
                <w:noProof/>
                <w:webHidden/>
              </w:rPr>
              <w:fldChar w:fldCharType="begin"/>
            </w:r>
            <w:r>
              <w:rPr>
                <w:noProof/>
                <w:webHidden/>
              </w:rPr>
              <w:instrText xml:space="preserve"> PAGEREF _Toc382463961 \h </w:instrText>
            </w:r>
            <w:r>
              <w:rPr>
                <w:noProof/>
                <w:webHidden/>
              </w:rPr>
            </w:r>
            <w:r>
              <w:rPr>
                <w:noProof/>
                <w:webHidden/>
              </w:rPr>
              <w:fldChar w:fldCharType="separate"/>
            </w:r>
            <w:r>
              <w:rPr>
                <w:noProof/>
                <w:webHidden/>
              </w:rPr>
              <w:t>13</w:t>
            </w:r>
            <w:r>
              <w:rPr>
                <w:noProof/>
                <w:webHidden/>
              </w:rPr>
              <w:fldChar w:fldCharType="end"/>
            </w:r>
          </w:hyperlink>
        </w:p>
        <w:p w14:paraId="4979B498" w14:textId="76040920" w:rsidR="00EA555E" w:rsidRDefault="00EA555E">
          <w:pPr>
            <w:pStyle w:val="TOC1"/>
            <w:tabs>
              <w:tab w:val="right" w:leader="dot" w:pos="9062"/>
            </w:tabs>
            <w:rPr>
              <w:noProof/>
              <w:lang w:eastAsia="en-GB"/>
            </w:rPr>
          </w:pPr>
          <w:hyperlink w:anchor="_Toc382463962" w:history="1">
            <w:r w:rsidRPr="00DF5F56">
              <w:rPr>
                <w:rStyle w:val="Hyperlink"/>
                <w:noProof/>
              </w:rPr>
              <w:t>Section 2: Design</w:t>
            </w:r>
            <w:r>
              <w:rPr>
                <w:noProof/>
                <w:webHidden/>
              </w:rPr>
              <w:tab/>
            </w:r>
            <w:r>
              <w:rPr>
                <w:noProof/>
                <w:webHidden/>
              </w:rPr>
              <w:fldChar w:fldCharType="begin"/>
            </w:r>
            <w:r>
              <w:rPr>
                <w:noProof/>
                <w:webHidden/>
              </w:rPr>
              <w:instrText xml:space="preserve"> PAGEREF _Toc382463962 \h </w:instrText>
            </w:r>
            <w:r>
              <w:rPr>
                <w:noProof/>
                <w:webHidden/>
              </w:rPr>
            </w:r>
            <w:r>
              <w:rPr>
                <w:noProof/>
                <w:webHidden/>
              </w:rPr>
              <w:fldChar w:fldCharType="separate"/>
            </w:r>
            <w:r>
              <w:rPr>
                <w:noProof/>
                <w:webHidden/>
              </w:rPr>
              <w:t>15</w:t>
            </w:r>
            <w:r>
              <w:rPr>
                <w:noProof/>
                <w:webHidden/>
              </w:rPr>
              <w:fldChar w:fldCharType="end"/>
            </w:r>
          </w:hyperlink>
        </w:p>
        <w:p w14:paraId="5D120DAD" w14:textId="13DF0823" w:rsidR="00EA555E" w:rsidRDefault="00EA555E">
          <w:pPr>
            <w:pStyle w:val="TOC2"/>
            <w:tabs>
              <w:tab w:val="right" w:leader="dot" w:pos="9062"/>
            </w:tabs>
            <w:rPr>
              <w:noProof/>
              <w:lang w:eastAsia="en-GB"/>
            </w:rPr>
          </w:pPr>
          <w:hyperlink w:anchor="_Toc382463963" w:history="1">
            <w:r w:rsidRPr="00DF5F56">
              <w:rPr>
                <w:rStyle w:val="Hyperlink"/>
                <w:noProof/>
              </w:rPr>
              <w:t>Overall system design</w:t>
            </w:r>
            <w:r>
              <w:rPr>
                <w:noProof/>
                <w:webHidden/>
              </w:rPr>
              <w:tab/>
            </w:r>
            <w:r>
              <w:rPr>
                <w:noProof/>
                <w:webHidden/>
              </w:rPr>
              <w:fldChar w:fldCharType="begin"/>
            </w:r>
            <w:r>
              <w:rPr>
                <w:noProof/>
                <w:webHidden/>
              </w:rPr>
              <w:instrText xml:space="preserve"> PAGEREF _Toc382463963 \h </w:instrText>
            </w:r>
            <w:r>
              <w:rPr>
                <w:noProof/>
                <w:webHidden/>
              </w:rPr>
            </w:r>
            <w:r>
              <w:rPr>
                <w:noProof/>
                <w:webHidden/>
              </w:rPr>
              <w:fldChar w:fldCharType="separate"/>
            </w:r>
            <w:r>
              <w:rPr>
                <w:noProof/>
                <w:webHidden/>
              </w:rPr>
              <w:t>15</w:t>
            </w:r>
            <w:r>
              <w:rPr>
                <w:noProof/>
                <w:webHidden/>
              </w:rPr>
              <w:fldChar w:fldCharType="end"/>
            </w:r>
          </w:hyperlink>
        </w:p>
        <w:p w14:paraId="18A38A41" w14:textId="6E47F5C3" w:rsidR="00EA555E" w:rsidRDefault="00EA555E">
          <w:pPr>
            <w:pStyle w:val="TOC2"/>
            <w:tabs>
              <w:tab w:val="right" w:leader="dot" w:pos="9062"/>
            </w:tabs>
            <w:rPr>
              <w:noProof/>
              <w:lang w:eastAsia="en-GB"/>
            </w:rPr>
          </w:pPr>
          <w:hyperlink w:anchor="_Toc382463964" w:history="1">
            <w:r w:rsidRPr="00DF5F56">
              <w:rPr>
                <w:rStyle w:val="Hyperlink"/>
                <w:noProof/>
              </w:rPr>
              <w:t>Description of modular structure of system</w:t>
            </w:r>
            <w:r>
              <w:rPr>
                <w:noProof/>
                <w:webHidden/>
              </w:rPr>
              <w:tab/>
            </w:r>
            <w:r>
              <w:rPr>
                <w:noProof/>
                <w:webHidden/>
              </w:rPr>
              <w:fldChar w:fldCharType="begin"/>
            </w:r>
            <w:r>
              <w:rPr>
                <w:noProof/>
                <w:webHidden/>
              </w:rPr>
              <w:instrText xml:space="preserve"> PAGEREF _Toc382463964 \h </w:instrText>
            </w:r>
            <w:r>
              <w:rPr>
                <w:noProof/>
                <w:webHidden/>
              </w:rPr>
            </w:r>
            <w:r>
              <w:rPr>
                <w:noProof/>
                <w:webHidden/>
              </w:rPr>
              <w:fldChar w:fldCharType="separate"/>
            </w:r>
            <w:r>
              <w:rPr>
                <w:noProof/>
                <w:webHidden/>
              </w:rPr>
              <w:t>17</w:t>
            </w:r>
            <w:r>
              <w:rPr>
                <w:noProof/>
                <w:webHidden/>
              </w:rPr>
              <w:fldChar w:fldCharType="end"/>
            </w:r>
          </w:hyperlink>
        </w:p>
        <w:p w14:paraId="54FBA260" w14:textId="59AC2BE1" w:rsidR="00EA555E" w:rsidRDefault="00EA555E">
          <w:pPr>
            <w:pStyle w:val="TOC2"/>
            <w:tabs>
              <w:tab w:val="right" w:leader="dot" w:pos="9062"/>
            </w:tabs>
            <w:rPr>
              <w:noProof/>
              <w:lang w:eastAsia="en-GB"/>
            </w:rPr>
          </w:pPr>
          <w:hyperlink w:anchor="_Toc382463965" w:history="1">
            <w:r w:rsidRPr="00DF5F56">
              <w:rPr>
                <w:rStyle w:val="Hyperlink"/>
                <w:noProof/>
              </w:rPr>
              <w:t>Definition of data requirements (Design Data Dictionary)</w:t>
            </w:r>
            <w:r>
              <w:rPr>
                <w:noProof/>
                <w:webHidden/>
              </w:rPr>
              <w:tab/>
            </w:r>
            <w:r>
              <w:rPr>
                <w:noProof/>
                <w:webHidden/>
              </w:rPr>
              <w:fldChar w:fldCharType="begin"/>
            </w:r>
            <w:r>
              <w:rPr>
                <w:noProof/>
                <w:webHidden/>
              </w:rPr>
              <w:instrText xml:space="preserve"> PAGEREF _Toc382463965 \h </w:instrText>
            </w:r>
            <w:r>
              <w:rPr>
                <w:noProof/>
                <w:webHidden/>
              </w:rPr>
            </w:r>
            <w:r>
              <w:rPr>
                <w:noProof/>
                <w:webHidden/>
              </w:rPr>
              <w:fldChar w:fldCharType="separate"/>
            </w:r>
            <w:r>
              <w:rPr>
                <w:noProof/>
                <w:webHidden/>
              </w:rPr>
              <w:t>26</w:t>
            </w:r>
            <w:r>
              <w:rPr>
                <w:noProof/>
                <w:webHidden/>
              </w:rPr>
              <w:fldChar w:fldCharType="end"/>
            </w:r>
          </w:hyperlink>
        </w:p>
        <w:p w14:paraId="549110A5" w14:textId="3D1C4243" w:rsidR="00EA555E" w:rsidRDefault="00EA555E">
          <w:pPr>
            <w:pStyle w:val="TOC2"/>
            <w:tabs>
              <w:tab w:val="right" w:leader="dot" w:pos="9062"/>
            </w:tabs>
            <w:rPr>
              <w:noProof/>
              <w:lang w:eastAsia="en-GB"/>
            </w:rPr>
          </w:pPr>
          <w:hyperlink w:anchor="_Toc382463966" w:history="1">
            <w:r w:rsidRPr="00DF5F56">
              <w:rPr>
                <w:rStyle w:val="Hyperlink"/>
                <w:noProof/>
              </w:rPr>
              <w:t>Description of record structure</w:t>
            </w:r>
            <w:r>
              <w:rPr>
                <w:noProof/>
                <w:webHidden/>
              </w:rPr>
              <w:tab/>
            </w:r>
            <w:r>
              <w:rPr>
                <w:noProof/>
                <w:webHidden/>
              </w:rPr>
              <w:fldChar w:fldCharType="begin"/>
            </w:r>
            <w:r>
              <w:rPr>
                <w:noProof/>
                <w:webHidden/>
              </w:rPr>
              <w:instrText xml:space="preserve"> PAGEREF _Toc382463966 \h </w:instrText>
            </w:r>
            <w:r>
              <w:rPr>
                <w:noProof/>
                <w:webHidden/>
              </w:rPr>
            </w:r>
            <w:r>
              <w:rPr>
                <w:noProof/>
                <w:webHidden/>
              </w:rPr>
              <w:fldChar w:fldCharType="separate"/>
            </w:r>
            <w:r>
              <w:rPr>
                <w:noProof/>
                <w:webHidden/>
              </w:rPr>
              <w:t>28</w:t>
            </w:r>
            <w:r>
              <w:rPr>
                <w:noProof/>
                <w:webHidden/>
              </w:rPr>
              <w:fldChar w:fldCharType="end"/>
            </w:r>
          </w:hyperlink>
        </w:p>
        <w:p w14:paraId="5C3866A0" w14:textId="0026D0EC" w:rsidR="00EA555E" w:rsidRDefault="00EA555E">
          <w:pPr>
            <w:pStyle w:val="TOC2"/>
            <w:tabs>
              <w:tab w:val="right" w:leader="dot" w:pos="9062"/>
            </w:tabs>
            <w:rPr>
              <w:noProof/>
              <w:lang w:eastAsia="en-GB"/>
            </w:rPr>
          </w:pPr>
          <w:hyperlink w:anchor="_Toc382463967" w:history="1">
            <w:r w:rsidRPr="00DF5F56">
              <w:rPr>
                <w:rStyle w:val="Hyperlink"/>
                <w:noProof/>
              </w:rPr>
              <w:t>File organisation and processing</w:t>
            </w:r>
            <w:r>
              <w:rPr>
                <w:noProof/>
                <w:webHidden/>
              </w:rPr>
              <w:tab/>
            </w:r>
            <w:r>
              <w:rPr>
                <w:noProof/>
                <w:webHidden/>
              </w:rPr>
              <w:fldChar w:fldCharType="begin"/>
            </w:r>
            <w:r>
              <w:rPr>
                <w:noProof/>
                <w:webHidden/>
              </w:rPr>
              <w:instrText xml:space="preserve"> PAGEREF _Toc382463967 \h </w:instrText>
            </w:r>
            <w:r>
              <w:rPr>
                <w:noProof/>
                <w:webHidden/>
              </w:rPr>
            </w:r>
            <w:r>
              <w:rPr>
                <w:noProof/>
                <w:webHidden/>
              </w:rPr>
              <w:fldChar w:fldCharType="separate"/>
            </w:r>
            <w:r>
              <w:rPr>
                <w:noProof/>
                <w:webHidden/>
              </w:rPr>
              <w:t>29</w:t>
            </w:r>
            <w:r>
              <w:rPr>
                <w:noProof/>
                <w:webHidden/>
              </w:rPr>
              <w:fldChar w:fldCharType="end"/>
            </w:r>
          </w:hyperlink>
        </w:p>
        <w:p w14:paraId="7AC5FC69" w14:textId="6C299345" w:rsidR="00EA555E" w:rsidRDefault="00EA555E">
          <w:pPr>
            <w:pStyle w:val="TOC2"/>
            <w:tabs>
              <w:tab w:val="right" w:leader="dot" w:pos="9062"/>
            </w:tabs>
            <w:rPr>
              <w:noProof/>
              <w:lang w:eastAsia="en-GB"/>
            </w:rPr>
          </w:pPr>
          <w:hyperlink w:anchor="_Toc382463968" w:history="1">
            <w:r w:rsidRPr="00DF5F56">
              <w:rPr>
                <w:rStyle w:val="Hyperlink"/>
                <w:noProof/>
              </w:rPr>
              <w:t>Validation required</w:t>
            </w:r>
            <w:r>
              <w:rPr>
                <w:noProof/>
                <w:webHidden/>
              </w:rPr>
              <w:tab/>
            </w:r>
            <w:r>
              <w:rPr>
                <w:noProof/>
                <w:webHidden/>
              </w:rPr>
              <w:fldChar w:fldCharType="begin"/>
            </w:r>
            <w:r>
              <w:rPr>
                <w:noProof/>
                <w:webHidden/>
              </w:rPr>
              <w:instrText xml:space="preserve"> PAGEREF _Toc382463968 \h </w:instrText>
            </w:r>
            <w:r>
              <w:rPr>
                <w:noProof/>
                <w:webHidden/>
              </w:rPr>
            </w:r>
            <w:r>
              <w:rPr>
                <w:noProof/>
                <w:webHidden/>
              </w:rPr>
              <w:fldChar w:fldCharType="separate"/>
            </w:r>
            <w:r>
              <w:rPr>
                <w:noProof/>
                <w:webHidden/>
              </w:rPr>
              <w:t>29</w:t>
            </w:r>
            <w:r>
              <w:rPr>
                <w:noProof/>
                <w:webHidden/>
              </w:rPr>
              <w:fldChar w:fldCharType="end"/>
            </w:r>
          </w:hyperlink>
        </w:p>
        <w:p w14:paraId="187144C1" w14:textId="1203BE59" w:rsidR="00EA555E" w:rsidRDefault="00EA555E">
          <w:pPr>
            <w:pStyle w:val="TOC2"/>
            <w:tabs>
              <w:tab w:val="right" w:leader="dot" w:pos="9062"/>
            </w:tabs>
            <w:rPr>
              <w:noProof/>
              <w:lang w:eastAsia="en-GB"/>
            </w:rPr>
          </w:pPr>
          <w:hyperlink w:anchor="_Toc382463969" w:history="1">
            <w:r w:rsidRPr="00DF5F56">
              <w:rPr>
                <w:rStyle w:val="Hyperlink"/>
                <w:noProof/>
              </w:rPr>
              <w:t>Identification of storage media</w:t>
            </w:r>
            <w:r>
              <w:rPr>
                <w:noProof/>
                <w:webHidden/>
              </w:rPr>
              <w:tab/>
            </w:r>
            <w:r>
              <w:rPr>
                <w:noProof/>
                <w:webHidden/>
              </w:rPr>
              <w:fldChar w:fldCharType="begin"/>
            </w:r>
            <w:r>
              <w:rPr>
                <w:noProof/>
                <w:webHidden/>
              </w:rPr>
              <w:instrText xml:space="preserve"> PAGEREF _Toc382463969 \h </w:instrText>
            </w:r>
            <w:r>
              <w:rPr>
                <w:noProof/>
                <w:webHidden/>
              </w:rPr>
            </w:r>
            <w:r>
              <w:rPr>
                <w:noProof/>
                <w:webHidden/>
              </w:rPr>
              <w:fldChar w:fldCharType="separate"/>
            </w:r>
            <w:r>
              <w:rPr>
                <w:noProof/>
                <w:webHidden/>
              </w:rPr>
              <w:t>29</w:t>
            </w:r>
            <w:r>
              <w:rPr>
                <w:noProof/>
                <w:webHidden/>
              </w:rPr>
              <w:fldChar w:fldCharType="end"/>
            </w:r>
          </w:hyperlink>
        </w:p>
        <w:p w14:paraId="4C675649" w14:textId="34AA1CFF" w:rsidR="00EA555E" w:rsidRDefault="00EA555E">
          <w:pPr>
            <w:pStyle w:val="TOC2"/>
            <w:tabs>
              <w:tab w:val="right" w:leader="dot" w:pos="9062"/>
            </w:tabs>
            <w:rPr>
              <w:noProof/>
              <w:lang w:eastAsia="en-GB"/>
            </w:rPr>
          </w:pPr>
          <w:hyperlink w:anchor="_Toc382463970" w:history="1">
            <w:r w:rsidRPr="00DF5F56">
              <w:rPr>
                <w:rStyle w:val="Hyperlink"/>
                <w:noProof/>
              </w:rPr>
              <w:t>Identification of suitable algorithms for data transformation, pseudo code of these algorithms</w:t>
            </w:r>
            <w:r>
              <w:rPr>
                <w:noProof/>
                <w:webHidden/>
              </w:rPr>
              <w:tab/>
            </w:r>
            <w:r>
              <w:rPr>
                <w:noProof/>
                <w:webHidden/>
              </w:rPr>
              <w:fldChar w:fldCharType="begin"/>
            </w:r>
            <w:r>
              <w:rPr>
                <w:noProof/>
                <w:webHidden/>
              </w:rPr>
              <w:instrText xml:space="preserve"> PAGEREF _Toc382463970 \h </w:instrText>
            </w:r>
            <w:r>
              <w:rPr>
                <w:noProof/>
                <w:webHidden/>
              </w:rPr>
            </w:r>
            <w:r>
              <w:rPr>
                <w:noProof/>
                <w:webHidden/>
              </w:rPr>
              <w:fldChar w:fldCharType="separate"/>
            </w:r>
            <w:r>
              <w:rPr>
                <w:noProof/>
                <w:webHidden/>
              </w:rPr>
              <w:t>29</w:t>
            </w:r>
            <w:r>
              <w:rPr>
                <w:noProof/>
                <w:webHidden/>
              </w:rPr>
              <w:fldChar w:fldCharType="end"/>
            </w:r>
          </w:hyperlink>
        </w:p>
        <w:p w14:paraId="336614DF" w14:textId="7D27331B" w:rsidR="00EA555E" w:rsidRDefault="00EA555E">
          <w:pPr>
            <w:pStyle w:val="TOC2"/>
            <w:tabs>
              <w:tab w:val="right" w:leader="dot" w:pos="9062"/>
            </w:tabs>
            <w:rPr>
              <w:noProof/>
              <w:lang w:eastAsia="en-GB"/>
            </w:rPr>
          </w:pPr>
          <w:hyperlink w:anchor="_Toc382463971" w:history="1">
            <w:r w:rsidRPr="00DF5F56">
              <w:rPr>
                <w:rStyle w:val="Hyperlink"/>
                <w:noProof/>
              </w:rPr>
              <w:t>Class definitions (diagrams) and details of object behaviours and methods</w:t>
            </w:r>
            <w:r>
              <w:rPr>
                <w:noProof/>
                <w:webHidden/>
              </w:rPr>
              <w:tab/>
            </w:r>
            <w:r>
              <w:rPr>
                <w:noProof/>
                <w:webHidden/>
              </w:rPr>
              <w:fldChar w:fldCharType="begin"/>
            </w:r>
            <w:r>
              <w:rPr>
                <w:noProof/>
                <w:webHidden/>
              </w:rPr>
              <w:instrText xml:space="preserve"> PAGEREF _Toc382463971 \h </w:instrText>
            </w:r>
            <w:r>
              <w:rPr>
                <w:noProof/>
                <w:webHidden/>
              </w:rPr>
            </w:r>
            <w:r>
              <w:rPr>
                <w:noProof/>
                <w:webHidden/>
              </w:rPr>
              <w:fldChar w:fldCharType="separate"/>
            </w:r>
            <w:r>
              <w:rPr>
                <w:noProof/>
                <w:webHidden/>
              </w:rPr>
              <w:t>39</w:t>
            </w:r>
            <w:r>
              <w:rPr>
                <w:noProof/>
                <w:webHidden/>
              </w:rPr>
              <w:fldChar w:fldCharType="end"/>
            </w:r>
          </w:hyperlink>
        </w:p>
        <w:p w14:paraId="6E3B8D7E" w14:textId="63E09628" w:rsidR="00EA555E" w:rsidRDefault="00EA555E">
          <w:pPr>
            <w:pStyle w:val="TOC2"/>
            <w:tabs>
              <w:tab w:val="right" w:leader="dot" w:pos="9062"/>
            </w:tabs>
            <w:rPr>
              <w:noProof/>
              <w:lang w:eastAsia="en-GB"/>
            </w:rPr>
          </w:pPr>
          <w:hyperlink w:anchor="_Toc382463972" w:history="1">
            <w:r w:rsidRPr="00DF5F56">
              <w:rPr>
                <w:rStyle w:val="Hyperlink"/>
                <w:noProof/>
              </w:rPr>
              <w:t>User interface design (HCI) rational</w:t>
            </w:r>
            <w:r>
              <w:rPr>
                <w:noProof/>
                <w:webHidden/>
              </w:rPr>
              <w:tab/>
            </w:r>
            <w:r>
              <w:rPr>
                <w:noProof/>
                <w:webHidden/>
              </w:rPr>
              <w:fldChar w:fldCharType="begin"/>
            </w:r>
            <w:r>
              <w:rPr>
                <w:noProof/>
                <w:webHidden/>
              </w:rPr>
              <w:instrText xml:space="preserve"> PAGEREF _Toc382463972 \h </w:instrText>
            </w:r>
            <w:r>
              <w:rPr>
                <w:noProof/>
                <w:webHidden/>
              </w:rPr>
            </w:r>
            <w:r>
              <w:rPr>
                <w:noProof/>
                <w:webHidden/>
              </w:rPr>
              <w:fldChar w:fldCharType="separate"/>
            </w:r>
            <w:r>
              <w:rPr>
                <w:noProof/>
                <w:webHidden/>
              </w:rPr>
              <w:t>41</w:t>
            </w:r>
            <w:r>
              <w:rPr>
                <w:noProof/>
                <w:webHidden/>
              </w:rPr>
              <w:fldChar w:fldCharType="end"/>
            </w:r>
          </w:hyperlink>
        </w:p>
        <w:p w14:paraId="7DB01CD8" w14:textId="39ED6668" w:rsidR="00EA555E" w:rsidRDefault="00EA555E">
          <w:pPr>
            <w:pStyle w:val="TOC2"/>
            <w:tabs>
              <w:tab w:val="right" w:leader="dot" w:pos="9062"/>
            </w:tabs>
            <w:rPr>
              <w:noProof/>
              <w:lang w:eastAsia="en-GB"/>
            </w:rPr>
          </w:pPr>
          <w:hyperlink w:anchor="_Toc382463973" w:history="1">
            <w:r w:rsidRPr="00DF5F56">
              <w:rPr>
                <w:rStyle w:val="Hyperlink"/>
                <w:noProof/>
              </w:rPr>
              <w:t>UI sample of planned data capture and entry designs</w:t>
            </w:r>
            <w:r>
              <w:rPr>
                <w:noProof/>
                <w:webHidden/>
              </w:rPr>
              <w:tab/>
            </w:r>
            <w:r>
              <w:rPr>
                <w:noProof/>
                <w:webHidden/>
              </w:rPr>
              <w:fldChar w:fldCharType="begin"/>
            </w:r>
            <w:r>
              <w:rPr>
                <w:noProof/>
                <w:webHidden/>
              </w:rPr>
              <w:instrText xml:space="preserve"> PAGEREF _Toc382463973 \h </w:instrText>
            </w:r>
            <w:r>
              <w:rPr>
                <w:noProof/>
                <w:webHidden/>
              </w:rPr>
            </w:r>
            <w:r>
              <w:rPr>
                <w:noProof/>
                <w:webHidden/>
              </w:rPr>
              <w:fldChar w:fldCharType="separate"/>
            </w:r>
            <w:r>
              <w:rPr>
                <w:noProof/>
                <w:webHidden/>
              </w:rPr>
              <w:t>47</w:t>
            </w:r>
            <w:r>
              <w:rPr>
                <w:noProof/>
                <w:webHidden/>
              </w:rPr>
              <w:fldChar w:fldCharType="end"/>
            </w:r>
          </w:hyperlink>
        </w:p>
        <w:p w14:paraId="684F9742" w14:textId="637E7082" w:rsidR="00EA555E" w:rsidRDefault="00EA555E">
          <w:pPr>
            <w:pStyle w:val="TOC2"/>
            <w:tabs>
              <w:tab w:val="right" w:leader="dot" w:pos="9062"/>
            </w:tabs>
            <w:rPr>
              <w:noProof/>
              <w:lang w:eastAsia="en-GB"/>
            </w:rPr>
          </w:pPr>
          <w:hyperlink w:anchor="_Toc382463974" w:history="1">
            <w:r w:rsidRPr="00DF5F56">
              <w:rPr>
                <w:rStyle w:val="Hyperlink"/>
                <w:noProof/>
              </w:rPr>
              <w:t>UI sample of planned valid output designs</w:t>
            </w:r>
            <w:r>
              <w:rPr>
                <w:noProof/>
                <w:webHidden/>
              </w:rPr>
              <w:tab/>
            </w:r>
            <w:r>
              <w:rPr>
                <w:noProof/>
                <w:webHidden/>
              </w:rPr>
              <w:fldChar w:fldCharType="begin"/>
            </w:r>
            <w:r>
              <w:rPr>
                <w:noProof/>
                <w:webHidden/>
              </w:rPr>
              <w:instrText xml:space="preserve"> PAGEREF _Toc382463974 \h </w:instrText>
            </w:r>
            <w:r>
              <w:rPr>
                <w:noProof/>
                <w:webHidden/>
              </w:rPr>
            </w:r>
            <w:r>
              <w:rPr>
                <w:noProof/>
                <w:webHidden/>
              </w:rPr>
              <w:fldChar w:fldCharType="separate"/>
            </w:r>
            <w:r>
              <w:rPr>
                <w:noProof/>
                <w:webHidden/>
              </w:rPr>
              <w:t>48</w:t>
            </w:r>
            <w:r>
              <w:rPr>
                <w:noProof/>
                <w:webHidden/>
              </w:rPr>
              <w:fldChar w:fldCharType="end"/>
            </w:r>
          </w:hyperlink>
        </w:p>
        <w:p w14:paraId="506AA481" w14:textId="04AF0512" w:rsidR="00EA555E" w:rsidRDefault="00EA555E">
          <w:pPr>
            <w:pStyle w:val="TOC2"/>
            <w:tabs>
              <w:tab w:val="right" w:leader="dot" w:pos="9062"/>
            </w:tabs>
            <w:rPr>
              <w:noProof/>
              <w:lang w:eastAsia="en-GB"/>
            </w:rPr>
          </w:pPr>
          <w:hyperlink w:anchor="_Toc382463975" w:history="1">
            <w:r w:rsidRPr="00DF5F56">
              <w:rPr>
                <w:rStyle w:val="Hyperlink"/>
                <w:noProof/>
              </w:rPr>
              <w:t>Description of measures planned for security and integrity of data</w:t>
            </w:r>
            <w:r>
              <w:rPr>
                <w:noProof/>
                <w:webHidden/>
              </w:rPr>
              <w:tab/>
            </w:r>
            <w:r>
              <w:rPr>
                <w:noProof/>
                <w:webHidden/>
              </w:rPr>
              <w:fldChar w:fldCharType="begin"/>
            </w:r>
            <w:r>
              <w:rPr>
                <w:noProof/>
                <w:webHidden/>
              </w:rPr>
              <w:instrText xml:space="preserve"> PAGEREF _Toc382463975 \h </w:instrText>
            </w:r>
            <w:r>
              <w:rPr>
                <w:noProof/>
                <w:webHidden/>
              </w:rPr>
            </w:r>
            <w:r>
              <w:rPr>
                <w:noProof/>
                <w:webHidden/>
              </w:rPr>
              <w:fldChar w:fldCharType="separate"/>
            </w:r>
            <w:r>
              <w:rPr>
                <w:noProof/>
                <w:webHidden/>
              </w:rPr>
              <w:t>51</w:t>
            </w:r>
            <w:r>
              <w:rPr>
                <w:noProof/>
                <w:webHidden/>
              </w:rPr>
              <w:fldChar w:fldCharType="end"/>
            </w:r>
          </w:hyperlink>
        </w:p>
        <w:p w14:paraId="2635C76D" w14:textId="49622ED9" w:rsidR="00EA555E" w:rsidRDefault="00EA555E">
          <w:pPr>
            <w:pStyle w:val="TOC2"/>
            <w:tabs>
              <w:tab w:val="right" w:leader="dot" w:pos="9062"/>
            </w:tabs>
            <w:rPr>
              <w:noProof/>
              <w:lang w:eastAsia="en-GB"/>
            </w:rPr>
          </w:pPr>
          <w:hyperlink w:anchor="_Toc382463976" w:history="1">
            <w:r w:rsidRPr="00DF5F56">
              <w:rPr>
                <w:rStyle w:val="Hyperlink"/>
                <w:noProof/>
              </w:rPr>
              <w:t>Description of measures planned for system security and integrity of data</w:t>
            </w:r>
            <w:r>
              <w:rPr>
                <w:noProof/>
                <w:webHidden/>
              </w:rPr>
              <w:tab/>
            </w:r>
            <w:r>
              <w:rPr>
                <w:noProof/>
                <w:webHidden/>
              </w:rPr>
              <w:fldChar w:fldCharType="begin"/>
            </w:r>
            <w:r>
              <w:rPr>
                <w:noProof/>
                <w:webHidden/>
              </w:rPr>
              <w:instrText xml:space="preserve"> PAGEREF _Toc382463976 \h </w:instrText>
            </w:r>
            <w:r>
              <w:rPr>
                <w:noProof/>
                <w:webHidden/>
              </w:rPr>
            </w:r>
            <w:r>
              <w:rPr>
                <w:noProof/>
                <w:webHidden/>
              </w:rPr>
              <w:fldChar w:fldCharType="separate"/>
            </w:r>
            <w:r>
              <w:rPr>
                <w:noProof/>
                <w:webHidden/>
              </w:rPr>
              <w:t>51</w:t>
            </w:r>
            <w:r>
              <w:rPr>
                <w:noProof/>
                <w:webHidden/>
              </w:rPr>
              <w:fldChar w:fldCharType="end"/>
            </w:r>
          </w:hyperlink>
        </w:p>
        <w:p w14:paraId="78305CE9" w14:textId="56AC1438" w:rsidR="00EA555E" w:rsidRDefault="00EA555E">
          <w:pPr>
            <w:pStyle w:val="TOC2"/>
            <w:tabs>
              <w:tab w:val="right" w:leader="dot" w:pos="9062"/>
            </w:tabs>
            <w:rPr>
              <w:noProof/>
              <w:lang w:eastAsia="en-GB"/>
            </w:rPr>
          </w:pPr>
          <w:hyperlink w:anchor="_Toc382463977" w:history="1">
            <w:r w:rsidRPr="00DF5F56">
              <w:rPr>
                <w:rStyle w:val="Hyperlink"/>
                <w:noProof/>
              </w:rPr>
              <w:t>Overall test strategy</w:t>
            </w:r>
            <w:r>
              <w:rPr>
                <w:noProof/>
                <w:webHidden/>
              </w:rPr>
              <w:tab/>
            </w:r>
            <w:r>
              <w:rPr>
                <w:noProof/>
                <w:webHidden/>
              </w:rPr>
              <w:fldChar w:fldCharType="begin"/>
            </w:r>
            <w:r>
              <w:rPr>
                <w:noProof/>
                <w:webHidden/>
              </w:rPr>
              <w:instrText xml:space="preserve"> PAGEREF _Toc382463977 \h </w:instrText>
            </w:r>
            <w:r>
              <w:rPr>
                <w:noProof/>
                <w:webHidden/>
              </w:rPr>
            </w:r>
            <w:r>
              <w:rPr>
                <w:noProof/>
                <w:webHidden/>
              </w:rPr>
              <w:fldChar w:fldCharType="separate"/>
            </w:r>
            <w:r>
              <w:rPr>
                <w:noProof/>
                <w:webHidden/>
              </w:rPr>
              <w:t>51</w:t>
            </w:r>
            <w:r>
              <w:rPr>
                <w:noProof/>
                <w:webHidden/>
              </w:rPr>
              <w:fldChar w:fldCharType="end"/>
            </w:r>
          </w:hyperlink>
        </w:p>
        <w:p w14:paraId="72695F50" w14:textId="22909CEF" w:rsidR="00EA555E" w:rsidRDefault="00EA555E">
          <w:pPr>
            <w:pStyle w:val="TOC1"/>
            <w:tabs>
              <w:tab w:val="right" w:leader="dot" w:pos="9062"/>
            </w:tabs>
            <w:rPr>
              <w:noProof/>
              <w:lang w:eastAsia="en-GB"/>
            </w:rPr>
          </w:pPr>
          <w:hyperlink w:anchor="_Toc382463978" w:history="1">
            <w:r w:rsidRPr="00DF5F56">
              <w:rPr>
                <w:rStyle w:val="Hyperlink"/>
                <w:noProof/>
              </w:rPr>
              <w:t>Section 3: Technical Solution</w:t>
            </w:r>
            <w:r>
              <w:rPr>
                <w:noProof/>
                <w:webHidden/>
              </w:rPr>
              <w:tab/>
            </w:r>
            <w:r>
              <w:rPr>
                <w:noProof/>
                <w:webHidden/>
              </w:rPr>
              <w:fldChar w:fldCharType="begin"/>
            </w:r>
            <w:r>
              <w:rPr>
                <w:noProof/>
                <w:webHidden/>
              </w:rPr>
              <w:instrText xml:space="preserve"> PAGEREF _Toc382463978 \h </w:instrText>
            </w:r>
            <w:r>
              <w:rPr>
                <w:noProof/>
                <w:webHidden/>
              </w:rPr>
            </w:r>
            <w:r>
              <w:rPr>
                <w:noProof/>
                <w:webHidden/>
              </w:rPr>
              <w:fldChar w:fldCharType="separate"/>
            </w:r>
            <w:r>
              <w:rPr>
                <w:noProof/>
                <w:webHidden/>
              </w:rPr>
              <w:t>52</w:t>
            </w:r>
            <w:r>
              <w:rPr>
                <w:noProof/>
                <w:webHidden/>
              </w:rPr>
              <w:fldChar w:fldCharType="end"/>
            </w:r>
          </w:hyperlink>
        </w:p>
        <w:p w14:paraId="4F7A65E4" w14:textId="20E14894" w:rsidR="00EA555E" w:rsidRDefault="00EA555E">
          <w:pPr>
            <w:pStyle w:val="TOC1"/>
            <w:tabs>
              <w:tab w:val="right" w:leader="dot" w:pos="9062"/>
            </w:tabs>
            <w:rPr>
              <w:noProof/>
              <w:lang w:eastAsia="en-GB"/>
            </w:rPr>
          </w:pPr>
          <w:hyperlink w:anchor="_Toc382463979" w:history="1">
            <w:r w:rsidRPr="00DF5F56">
              <w:rPr>
                <w:rStyle w:val="Hyperlink"/>
                <w:noProof/>
              </w:rPr>
              <w:t>Section 4: System Testing</w:t>
            </w:r>
            <w:r>
              <w:rPr>
                <w:noProof/>
                <w:webHidden/>
              </w:rPr>
              <w:tab/>
            </w:r>
            <w:r>
              <w:rPr>
                <w:noProof/>
                <w:webHidden/>
              </w:rPr>
              <w:fldChar w:fldCharType="begin"/>
            </w:r>
            <w:r>
              <w:rPr>
                <w:noProof/>
                <w:webHidden/>
              </w:rPr>
              <w:instrText xml:space="preserve"> PAGEREF _Toc382463979 \h </w:instrText>
            </w:r>
            <w:r>
              <w:rPr>
                <w:noProof/>
                <w:webHidden/>
              </w:rPr>
            </w:r>
            <w:r>
              <w:rPr>
                <w:noProof/>
                <w:webHidden/>
              </w:rPr>
              <w:fldChar w:fldCharType="separate"/>
            </w:r>
            <w:r>
              <w:rPr>
                <w:noProof/>
                <w:webHidden/>
              </w:rPr>
              <w:t>52</w:t>
            </w:r>
            <w:r>
              <w:rPr>
                <w:noProof/>
                <w:webHidden/>
              </w:rPr>
              <w:fldChar w:fldCharType="end"/>
            </w:r>
          </w:hyperlink>
        </w:p>
        <w:p w14:paraId="25A3AFF9" w14:textId="7DAA21BD" w:rsidR="00EA555E" w:rsidRDefault="00EA555E">
          <w:pPr>
            <w:pStyle w:val="TOC1"/>
            <w:tabs>
              <w:tab w:val="right" w:leader="dot" w:pos="9062"/>
            </w:tabs>
            <w:rPr>
              <w:noProof/>
              <w:lang w:eastAsia="en-GB"/>
            </w:rPr>
          </w:pPr>
          <w:hyperlink w:anchor="_Toc382463980" w:history="1">
            <w:r w:rsidRPr="00DF5F56">
              <w:rPr>
                <w:rStyle w:val="Hyperlink"/>
                <w:noProof/>
              </w:rPr>
              <w:t>Section 5: System Maintenance</w:t>
            </w:r>
            <w:r>
              <w:rPr>
                <w:noProof/>
                <w:webHidden/>
              </w:rPr>
              <w:tab/>
            </w:r>
            <w:r>
              <w:rPr>
                <w:noProof/>
                <w:webHidden/>
              </w:rPr>
              <w:fldChar w:fldCharType="begin"/>
            </w:r>
            <w:r>
              <w:rPr>
                <w:noProof/>
                <w:webHidden/>
              </w:rPr>
              <w:instrText xml:space="preserve"> PAGEREF _Toc382463980 \h </w:instrText>
            </w:r>
            <w:r>
              <w:rPr>
                <w:noProof/>
                <w:webHidden/>
              </w:rPr>
            </w:r>
            <w:r>
              <w:rPr>
                <w:noProof/>
                <w:webHidden/>
              </w:rPr>
              <w:fldChar w:fldCharType="separate"/>
            </w:r>
            <w:r>
              <w:rPr>
                <w:noProof/>
                <w:webHidden/>
              </w:rPr>
              <w:t>52</w:t>
            </w:r>
            <w:r>
              <w:rPr>
                <w:noProof/>
                <w:webHidden/>
              </w:rPr>
              <w:fldChar w:fldCharType="end"/>
            </w:r>
          </w:hyperlink>
        </w:p>
        <w:p w14:paraId="13A2BCA0" w14:textId="02DD56E9" w:rsidR="00EA555E" w:rsidRDefault="00EA555E">
          <w:pPr>
            <w:pStyle w:val="TOC1"/>
            <w:tabs>
              <w:tab w:val="right" w:leader="dot" w:pos="9062"/>
            </w:tabs>
            <w:rPr>
              <w:noProof/>
              <w:lang w:eastAsia="en-GB"/>
            </w:rPr>
          </w:pPr>
          <w:hyperlink w:anchor="_Toc382463981" w:history="1">
            <w:r w:rsidRPr="00DF5F56">
              <w:rPr>
                <w:rStyle w:val="Hyperlink"/>
                <w:noProof/>
              </w:rPr>
              <w:t>Section 6: User Manual</w:t>
            </w:r>
            <w:r>
              <w:rPr>
                <w:noProof/>
                <w:webHidden/>
              </w:rPr>
              <w:tab/>
            </w:r>
            <w:r>
              <w:rPr>
                <w:noProof/>
                <w:webHidden/>
              </w:rPr>
              <w:fldChar w:fldCharType="begin"/>
            </w:r>
            <w:r>
              <w:rPr>
                <w:noProof/>
                <w:webHidden/>
              </w:rPr>
              <w:instrText xml:space="preserve"> PAGEREF _Toc382463981 \h </w:instrText>
            </w:r>
            <w:r>
              <w:rPr>
                <w:noProof/>
                <w:webHidden/>
              </w:rPr>
            </w:r>
            <w:r>
              <w:rPr>
                <w:noProof/>
                <w:webHidden/>
              </w:rPr>
              <w:fldChar w:fldCharType="separate"/>
            </w:r>
            <w:r>
              <w:rPr>
                <w:noProof/>
                <w:webHidden/>
              </w:rPr>
              <w:t>52</w:t>
            </w:r>
            <w:r>
              <w:rPr>
                <w:noProof/>
                <w:webHidden/>
              </w:rPr>
              <w:fldChar w:fldCharType="end"/>
            </w:r>
          </w:hyperlink>
        </w:p>
        <w:p w14:paraId="652AFF71" w14:textId="005BD6E1" w:rsidR="00EA555E" w:rsidRDefault="00EA555E">
          <w:pPr>
            <w:pStyle w:val="TOC1"/>
            <w:tabs>
              <w:tab w:val="right" w:leader="dot" w:pos="9062"/>
            </w:tabs>
            <w:rPr>
              <w:noProof/>
              <w:lang w:eastAsia="en-GB"/>
            </w:rPr>
          </w:pPr>
          <w:hyperlink w:anchor="_Toc382463982" w:history="1">
            <w:r w:rsidRPr="00DF5F56">
              <w:rPr>
                <w:rStyle w:val="Hyperlink"/>
                <w:noProof/>
              </w:rPr>
              <w:t>Section 7: Evaluation</w:t>
            </w:r>
            <w:r>
              <w:rPr>
                <w:noProof/>
                <w:webHidden/>
              </w:rPr>
              <w:tab/>
            </w:r>
            <w:r>
              <w:rPr>
                <w:noProof/>
                <w:webHidden/>
              </w:rPr>
              <w:fldChar w:fldCharType="begin"/>
            </w:r>
            <w:r>
              <w:rPr>
                <w:noProof/>
                <w:webHidden/>
              </w:rPr>
              <w:instrText xml:space="preserve"> PAGEREF _Toc382463982 \h </w:instrText>
            </w:r>
            <w:r>
              <w:rPr>
                <w:noProof/>
                <w:webHidden/>
              </w:rPr>
            </w:r>
            <w:r>
              <w:rPr>
                <w:noProof/>
                <w:webHidden/>
              </w:rPr>
              <w:fldChar w:fldCharType="separate"/>
            </w:r>
            <w:r>
              <w:rPr>
                <w:noProof/>
                <w:webHidden/>
              </w:rPr>
              <w:t>52</w:t>
            </w:r>
            <w:r>
              <w:rPr>
                <w:noProof/>
                <w:webHidden/>
              </w:rPr>
              <w:fldChar w:fldCharType="end"/>
            </w:r>
          </w:hyperlink>
        </w:p>
        <w:p w14:paraId="3D969088" w14:textId="5E4F2BFD" w:rsidR="00EA555E" w:rsidRDefault="00EA555E">
          <w:pPr>
            <w:pStyle w:val="TOC1"/>
            <w:tabs>
              <w:tab w:val="right" w:leader="dot" w:pos="9062"/>
            </w:tabs>
            <w:rPr>
              <w:noProof/>
              <w:lang w:eastAsia="en-GB"/>
            </w:rPr>
          </w:pPr>
          <w:hyperlink w:anchor="_Toc382463983" w:history="1">
            <w:r w:rsidRPr="00DF5F56">
              <w:rPr>
                <w:rStyle w:val="Hyperlink"/>
                <w:noProof/>
              </w:rPr>
              <w:t>Appendix A: Availability of Teaching Materials on Evolution</w:t>
            </w:r>
            <w:r>
              <w:rPr>
                <w:noProof/>
                <w:webHidden/>
              </w:rPr>
              <w:tab/>
            </w:r>
            <w:r>
              <w:rPr>
                <w:noProof/>
                <w:webHidden/>
              </w:rPr>
              <w:fldChar w:fldCharType="begin"/>
            </w:r>
            <w:r>
              <w:rPr>
                <w:noProof/>
                <w:webHidden/>
              </w:rPr>
              <w:instrText xml:space="preserve"> PAGEREF _Toc382463983 \h </w:instrText>
            </w:r>
            <w:r>
              <w:rPr>
                <w:noProof/>
                <w:webHidden/>
              </w:rPr>
            </w:r>
            <w:r>
              <w:rPr>
                <w:noProof/>
                <w:webHidden/>
              </w:rPr>
              <w:fldChar w:fldCharType="separate"/>
            </w:r>
            <w:r>
              <w:rPr>
                <w:noProof/>
                <w:webHidden/>
              </w:rPr>
              <w:t>52</w:t>
            </w:r>
            <w:r>
              <w:rPr>
                <w:noProof/>
                <w:webHidden/>
              </w:rPr>
              <w:fldChar w:fldCharType="end"/>
            </w:r>
          </w:hyperlink>
        </w:p>
        <w:p w14:paraId="54337C42" w14:textId="1E5766DE" w:rsidR="00EA555E" w:rsidRDefault="00EA555E">
          <w:pPr>
            <w:pStyle w:val="TOC2"/>
            <w:tabs>
              <w:tab w:val="right" w:leader="dot" w:pos="9062"/>
            </w:tabs>
            <w:rPr>
              <w:noProof/>
              <w:lang w:eastAsia="en-GB"/>
            </w:rPr>
          </w:pPr>
          <w:hyperlink w:anchor="_Toc382463984" w:history="1">
            <w:r w:rsidRPr="00DF5F56">
              <w:rPr>
                <w:rStyle w:val="Hyperlink"/>
                <w:noProof/>
              </w:rPr>
              <w:t>Online research</w:t>
            </w:r>
            <w:r>
              <w:rPr>
                <w:noProof/>
                <w:webHidden/>
              </w:rPr>
              <w:tab/>
            </w:r>
            <w:r>
              <w:rPr>
                <w:noProof/>
                <w:webHidden/>
              </w:rPr>
              <w:fldChar w:fldCharType="begin"/>
            </w:r>
            <w:r>
              <w:rPr>
                <w:noProof/>
                <w:webHidden/>
              </w:rPr>
              <w:instrText xml:space="preserve"> PAGEREF _Toc382463984 \h </w:instrText>
            </w:r>
            <w:r>
              <w:rPr>
                <w:noProof/>
                <w:webHidden/>
              </w:rPr>
            </w:r>
            <w:r>
              <w:rPr>
                <w:noProof/>
                <w:webHidden/>
              </w:rPr>
              <w:fldChar w:fldCharType="separate"/>
            </w:r>
            <w:r>
              <w:rPr>
                <w:noProof/>
                <w:webHidden/>
              </w:rPr>
              <w:t>52</w:t>
            </w:r>
            <w:r>
              <w:rPr>
                <w:noProof/>
                <w:webHidden/>
              </w:rPr>
              <w:fldChar w:fldCharType="end"/>
            </w:r>
          </w:hyperlink>
        </w:p>
        <w:p w14:paraId="5632DB6C" w14:textId="1A1213B0" w:rsidR="00EA555E" w:rsidRDefault="00EA555E">
          <w:pPr>
            <w:pStyle w:val="TOC2"/>
            <w:tabs>
              <w:tab w:val="right" w:leader="dot" w:pos="9062"/>
            </w:tabs>
            <w:rPr>
              <w:noProof/>
              <w:lang w:eastAsia="en-GB"/>
            </w:rPr>
          </w:pPr>
          <w:hyperlink w:anchor="_Toc382463985" w:history="1">
            <w:r w:rsidRPr="00DF5F56">
              <w:rPr>
                <w:rStyle w:val="Hyperlink"/>
                <w:noProof/>
              </w:rPr>
              <w:t>Interviews</w:t>
            </w:r>
            <w:r>
              <w:rPr>
                <w:noProof/>
                <w:webHidden/>
              </w:rPr>
              <w:tab/>
            </w:r>
            <w:r>
              <w:rPr>
                <w:noProof/>
                <w:webHidden/>
              </w:rPr>
              <w:fldChar w:fldCharType="begin"/>
            </w:r>
            <w:r>
              <w:rPr>
                <w:noProof/>
                <w:webHidden/>
              </w:rPr>
              <w:instrText xml:space="preserve"> PAGEREF _Toc382463985 \h </w:instrText>
            </w:r>
            <w:r>
              <w:rPr>
                <w:noProof/>
                <w:webHidden/>
              </w:rPr>
            </w:r>
            <w:r>
              <w:rPr>
                <w:noProof/>
                <w:webHidden/>
              </w:rPr>
              <w:fldChar w:fldCharType="separate"/>
            </w:r>
            <w:r>
              <w:rPr>
                <w:noProof/>
                <w:webHidden/>
              </w:rPr>
              <w:t>52</w:t>
            </w:r>
            <w:r>
              <w:rPr>
                <w:noProof/>
                <w:webHidden/>
              </w:rPr>
              <w:fldChar w:fldCharType="end"/>
            </w:r>
          </w:hyperlink>
        </w:p>
        <w:p w14:paraId="7818AA34" w14:textId="428A13E4" w:rsidR="00EA555E" w:rsidRDefault="00EA555E">
          <w:pPr>
            <w:pStyle w:val="TOC1"/>
            <w:tabs>
              <w:tab w:val="right" w:leader="dot" w:pos="9062"/>
            </w:tabs>
            <w:rPr>
              <w:noProof/>
              <w:lang w:eastAsia="en-GB"/>
            </w:rPr>
          </w:pPr>
          <w:hyperlink w:anchor="_Toc382463986" w:history="1">
            <w:r w:rsidRPr="00DF5F56">
              <w:rPr>
                <w:rStyle w:val="Hyperlink"/>
                <w:noProof/>
              </w:rPr>
              <w:t>Sources</w:t>
            </w:r>
            <w:r>
              <w:rPr>
                <w:noProof/>
                <w:webHidden/>
              </w:rPr>
              <w:tab/>
            </w:r>
            <w:r>
              <w:rPr>
                <w:noProof/>
                <w:webHidden/>
              </w:rPr>
              <w:fldChar w:fldCharType="begin"/>
            </w:r>
            <w:r>
              <w:rPr>
                <w:noProof/>
                <w:webHidden/>
              </w:rPr>
              <w:instrText xml:space="preserve"> PAGEREF _Toc382463986 \h </w:instrText>
            </w:r>
            <w:r>
              <w:rPr>
                <w:noProof/>
                <w:webHidden/>
              </w:rPr>
            </w:r>
            <w:r>
              <w:rPr>
                <w:noProof/>
                <w:webHidden/>
              </w:rPr>
              <w:fldChar w:fldCharType="separate"/>
            </w:r>
            <w:r>
              <w:rPr>
                <w:noProof/>
                <w:webHidden/>
              </w:rPr>
              <w:t>54</w:t>
            </w:r>
            <w:r>
              <w:rPr>
                <w:noProof/>
                <w:webHidden/>
              </w:rPr>
              <w:fldChar w:fldCharType="end"/>
            </w:r>
          </w:hyperlink>
        </w:p>
        <w:p w14:paraId="65468346" w14:textId="4629DA35" w:rsidR="00EA555E" w:rsidRDefault="00EA555E">
          <w:pPr>
            <w:pStyle w:val="TOC2"/>
            <w:tabs>
              <w:tab w:val="right" w:leader="dot" w:pos="9062"/>
            </w:tabs>
            <w:rPr>
              <w:noProof/>
              <w:lang w:eastAsia="en-GB"/>
            </w:rPr>
          </w:pPr>
          <w:hyperlink w:anchor="_Toc382463987" w:history="1">
            <w:r w:rsidRPr="00DF5F56">
              <w:rPr>
                <w:rStyle w:val="Hyperlink"/>
                <w:noProof/>
              </w:rPr>
              <w:t>Ants and their behaviour</w:t>
            </w:r>
            <w:r>
              <w:rPr>
                <w:noProof/>
                <w:webHidden/>
              </w:rPr>
              <w:tab/>
            </w:r>
            <w:r>
              <w:rPr>
                <w:noProof/>
                <w:webHidden/>
              </w:rPr>
              <w:fldChar w:fldCharType="begin"/>
            </w:r>
            <w:r>
              <w:rPr>
                <w:noProof/>
                <w:webHidden/>
              </w:rPr>
              <w:instrText xml:space="preserve"> PAGEREF _Toc382463987 \h </w:instrText>
            </w:r>
            <w:r>
              <w:rPr>
                <w:noProof/>
                <w:webHidden/>
              </w:rPr>
            </w:r>
            <w:r>
              <w:rPr>
                <w:noProof/>
                <w:webHidden/>
              </w:rPr>
              <w:fldChar w:fldCharType="separate"/>
            </w:r>
            <w:r>
              <w:rPr>
                <w:noProof/>
                <w:webHidden/>
              </w:rPr>
              <w:t>54</w:t>
            </w:r>
            <w:r>
              <w:rPr>
                <w:noProof/>
                <w:webHidden/>
              </w:rPr>
              <w:fldChar w:fldCharType="end"/>
            </w:r>
          </w:hyperlink>
        </w:p>
        <w:p w14:paraId="3F2895C8" w14:textId="6125C80C" w:rsidR="0080227B" w:rsidRDefault="0080227B" w:rsidP="00BC3BA0">
          <w:r>
            <w:fldChar w:fldCharType="end"/>
          </w:r>
        </w:p>
      </w:sdtContent>
    </w:sdt>
    <w:p w14:paraId="43200BE2" w14:textId="642245B0" w:rsidR="002B05A9" w:rsidRDefault="002B05A9" w:rsidP="0026669C">
      <w:pPr>
        <w:pStyle w:val="Heading1"/>
      </w:pPr>
      <w:bookmarkStart w:id="10" w:name="_Toc381971288"/>
      <w:bookmarkStart w:id="11" w:name="_Toc382209189"/>
      <w:bookmarkStart w:id="12" w:name="_Toc382463947"/>
      <w:r>
        <w:t>Section 1: Analysis</w:t>
      </w:r>
      <w:bookmarkEnd w:id="10"/>
      <w:bookmarkEnd w:id="11"/>
      <w:bookmarkEnd w:id="12"/>
    </w:p>
    <w:p w14:paraId="3F74C63A" w14:textId="77777777" w:rsidR="004D3202" w:rsidRDefault="002B05A9">
      <w:pPr>
        <w:pStyle w:val="Heading2"/>
        <w:spacing w:after="240"/>
      </w:pPr>
      <w:bookmarkStart w:id="13" w:name="_Toc381971289"/>
      <w:bookmarkStart w:id="14" w:name="_Toc382209190"/>
      <w:bookmarkStart w:id="15" w:name="_Toc382463948"/>
      <w:r>
        <w:t>The problem: identification and b</w:t>
      </w:r>
      <w:r w:rsidR="004D3202">
        <w:t>ackground</w:t>
      </w:r>
      <w:bookmarkEnd w:id="13"/>
      <w:bookmarkEnd w:id="14"/>
      <w:bookmarkEnd w:id="15"/>
    </w:p>
    <w:p w14:paraId="7DE572D6" w14:textId="77777777" w:rsidR="00C84209" w:rsidRPr="00C84209" w:rsidRDefault="00C84209">
      <w:pPr>
        <w:pStyle w:val="Heading3"/>
        <w:spacing w:after="240"/>
      </w:pPr>
      <w:r>
        <w:t>Problem identification</w:t>
      </w:r>
    </w:p>
    <w:p w14:paraId="66737ECA" w14:textId="77777777" w:rsidR="00CC001E" w:rsidRDefault="00CC001E">
      <w:pPr>
        <w:spacing w:after="240"/>
      </w:pPr>
      <w:r>
        <w:t>The problem addressed in this project is to develop a computer-based tool which will enable secondary school teachers of Biology at a school in Bath to illustrate how evolution occurs in a population. This problem was identified from interviews with Biology teachers which found that the subject of evolution is complex and difficult to teach to younger pupils (aged around 12-13).</w:t>
      </w:r>
    </w:p>
    <w:p w14:paraId="77D3FFBE" w14:textId="77777777" w:rsidR="00CC001E" w:rsidRDefault="00CC001E">
      <w:pPr>
        <w:spacing w:after="240"/>
      </w:pPr>
      <w:r>
        <w:t>These interviews found that pupils in this age range find it difficult to grasp the abstract ideas of evolution as this involves following an argument with several stages to it and a number of novel concepts such as ‘genes’, ‘mutation’, ‘selection’ and ‘inheritance’. The interviews also found that presentations and handouts failed to capture the dynamic nature of evolutionary change and ‘bring it to life’. Further, due to a shortage of suitable tools and materials it is difficult for teachers to set meaningful classroom exercises on evolution and to encourage pupils to do independent learning outside of the classroom.</w:t>
      </w:r>
    </w:p>
    <w:p w14:paraId="1B071F9A" w14:textId="77777777" w:rsidR="00CC001E" w:rsidRDefault="00CC001E">
      <w:pPr>
        <w:spacing w:after="240"/>
      </w:pPr>
      <w:r>
        <w:t xml:space="preserve">As a result of these problems in teaching the topic teachers have found that some pupils can have common misconceptions about natural selection. For example, some pupils persist in believing in Lamarckism - </w:t>
      </w:r>
      <w:r>
        <w:rPr>
          <w:rStyle w:val="st"/>
        </w:rPr>
        <w:t xml:space="preserve">the idea that an organism can pass on characteristics that it acquired during its lifetime to its offspring. </w:t>
      </w:r>
      <w:r>
        <w:t>It was felt, in the interviews, that a computer-based tools could illustrate the process  of evolution, enable pupils to have more of a ‘hands-on experience’ and could be an excellent way for pupils to understand for themselves why ideas such as Lamarckism are wrong - rather than being taught simply that they are wrong.</w:t>
      </w:r>
    </w:p>
    <w:p w14:paraId="7B5408EB" w14:textId="77777777" w:rsidR="000409F9" w:rsidRDefault="00CC001E">
      <w:pPr>
        <w:spacing w:after="240"/>
      </w:pPr>
      <w:r>
        <w:t>Online research and face-to-face interviews with teachers (see Appendix A for details) has shown that there are many types of videos, handouts, presentations and other written materials currently available for school teachers on the subject of evolution. In addition, there are some computer-based tools which simulate how evolution occurs and which can, for example, allow different timescales and types of populations to be selected and different simulations to be run. These computer-based tools are evaluated and a new solution is developed in this project</w:t>
      </w:r>
      <w:r w:rsidR="00E679FF">
        <w:t>.</w:t>
      </w:r>
    </w:p>
    <w:p w14:paraId="39FAA0EC" w14:textId="17B5EA17" w:rsidR="00EE3877" w:rsidRDefault="00EE3877">
      <w:pPr>
        <w:spacing w:after="240"/>
        <w:rPr>
          <w:ins w:id="16" w:author="01robinson" w:date="2014-03-13T08:50:00Z"/>
        </w:rPr>
      </w:pPr>
      <w:ins w:id="17" w:author="01robinson" w:date="2014-03-13T08:50:00Z">
        <w:r>
          <w:lastRenderedPageBreak/>
          <w:t>My aim for this project is to create a tool to be used by in biology classes for years 9 to 11 to demonstrate to the pupils the fundamental concepts of evolution to the pupil in a fun and interesting way.</w:t>
        </w:r>
      </w:ins>
    </w:p>
    <w:p w14:paraId="0958BEA0" w14:textId="2C95A2E5" w:rsidR="00AE7F39" w:rsidRDefault="00AE7F39">
      <w:pPr>
        <w:spacing w:after="240"/>
        <w:rPr>
          <w:del w:id="18" w:author="01robinson" w:date="2014-03-13T08:50:00Z"/>
        </w:rPr>
      </w:pPr>
      <w:del w:id="19" w:author="01robinson" w:date="2014-03-13T08:50:00Z">
        <w:r w:rsidRPr="00AE7F39">
          <w:rPr>
            <w:highlight w:val="yellow"/>
          </w:rPr>
          <w:delText>TODO</w:delText>
        </w:r>
      </w:del>
    </w:p>
    <w:p w14:paraId="09DE3065" w14:textId="2F700A71" w:rsidR="00AE7F39" w:rsidRPr="00AE7F39" w:rsidRDefault="00AE7F39" w:rsidP="00E357D0">
      <w:pPr>
        <w:pStyle w:val="ListParagraph"/>
        <w:numPr>
          <w:ilvl w:val="0"/>
          <w:numId w:val="28"/>
        </w:numPr>
        <w:spacing w:after="240"/>
        <w:rPr>
          <w:del w:id="20" w:author="01robinson" w:date="2014-03-13T08:50:00Z"/>
          <w:highlight w:val="yellow"/>
        </w:rPr>
      </w:pPr>
      <w:del w:id="21" w:author="01robinson" w:date="2014-03-13T08:50:00Z">
        <w:r w:rsidRPr="00AE7F39">
          <w:rPr>
            <w:highlight w:val="yellow"/>
          </w:rPr>
          <w:delText>Mention connection with teacher</w:delText>
        </w:r>
      </w:del>
    </w:p>
    <w:p w14:paraId="2BF34A24" w14:textId="0D975110" w:rsidR="00AE7F39" w:rsidRDefault="00AE7F39" w:rsidP="00E357D0">
      <w:pPr>
        <w:pStyle w:val="ListParagraph"/>
        <w:numPr>
          <w:ilvl w:val="0"/>
          <w:numId w:val="28"/>
        </w:numPr>
        <w:spacing w:after="240"/>
        <w:rPr>
          <w:del w:id="22" w:author="01robinson" w:date="2014-03-13T08:50:00Z"/>
        </w:rPr>
      </w:pPr>
      <w:del w:id="23" w:author="01robinson" w:date="2014-03-13T08:50:00Z">
        <w:r w:rsidRPr="00AE7F39">
          <w:rPr>
            <w:highlight w:val="yellow"/>
          </w:rPr>
          <w:delText>Mention how ants is chosen as the biological concept being simulated</w:delText>
        </w:r>
      </w:del>
    </w:p>
    <w:p w14:paraId="61E7257E" w14:textId="77777777" w:rsidR="00C84209" w:rsidRPr="00C84209" w:rsidRDefault="00CC001E">
      <w:pPr>
        <w:pStyle w:val="Heading3"/>
        <w:spacing w:after="240"/>
      </w:pPr>
      <w:r>
        <w:t xml:space="preserve">Background - </w:t>
      </w:r>
      <w:r w:rsidR="00F46EB9">
        <w:t>Teaching</w:t>
      </w:r>
      <w:r w:rsidR="000409F9">
        <w:t xml:space="preserve"> context</w:t>
      </w:r>
    </w:p>
    <w:p w14:paraId="7B963201" w14:textId="78158148" w:rsidR="00CC001E" w:rsidRPr="00B64450" w:rsidRDefault="00D526D9">
      <w:r w:rsidRPr="00B64450">
        <w:t>The teacher</w:t>
      </w:r>
      <w:r w:rsidR="00CC001E" w:rsidRPr="00B64450">
        <w:t xml:space="preserve"> who were initially interviewed teach Biology teachers and each have two classes a year of 15 – 20 mixed ability twelve to thirteen year old pupils. Evolution is taught as part of a Combined Sciences course in an introduction to the natural world and a 40 minute lesson is devoted to it. In these lessons the teachers cover the following:</w:t>
      </w:r>
    </w:p>
    <w:p w14:paraId="4C094B65" w14:textId="77777777" w:rsidR="00CC001E" w:rsidRPr="00B64450" w:rsidRDefault="00CC001E" w:rsidP="00940C2B">
      <w:pPr>
        <w:pStyle w:val="ListParagraph"/>
        <w:numPr>
          <w:ilvl w:val="0"/>
          <w:numId w:val="3"/>
        </w:numPr>
        <w:ind w:left="567" w:hanging="283"/>
      </w:pPr>
      <w:r w:rsidRPr="00B64450">
        <w:t>Some context – the ideas of Charles Darwin.</w:t>
      </w:r>
    </w:p>
    <w:p w14:paraId="1B9E456C" w14:textId="77777777" w:rsidR="00CC001E" w:rsidRPr="00B64450" w:rsidRDefault="00CC001E" w:rsidP="00940C2B">
      <w:pPr>
        <w:pStyle w:val="ListParagraph"/>
        <w:numPr>
          <w:ilvl w:val="0"/>
          <w:numId w:val="3"/>
        </w:numPr>
        <w:ind w:left="567" w:hanging="283"/>
      </w:pPr>
      <w:r w:rsidRPr="00B64450">
        <w:t>A definition of evolution.</w:t>
      </w:r>
    </w:p>
    <w:p w14:paraId="21DA1102" w14:textId="77777777" w:rsidR="00CC001E" w:rsidRPr="00B64450" w:rsidRDefault="00CC001E" w:rsidP="00940C2B">
      <w:pPr>
        <w:pStyle w:val="ListParagraph"/>
        <w:numPr>
          <w:ilvl w:val="0"/>
          <w:numId w:val="3"/>
        </w:numPr>
        <w:ind w:left="567" w:hanging="283"/>
      </w:pPr>
      <w:r w:rsidRPr="00B64450">
        <w:t>An overview of how it occurs – introducing a number of ideas including the existence of differences within a population, members of a population being more/less suited to their environment, natural selection and the lengthy timescales over which evolution generally occurs.</w:t>
      </w:r>
    </w:p>
    <w:p w14:paraId="45CB4C39" w14:textId="77777777" w:rsidR="00CC001E" w:rsidRPr="00B64450" w:rsidRDefault="00CC001E" w:rsidP="00940C2B">
      <w:pPr>
        <w:pStyle w:val="ListParagraph"/>
        <w:numPr>
          <w:ilvl w:val="0"/>
          <w:numId w:val="3"/>
        </w:numPr>
        <w:ind w:left="567" w:hanging="283"/>
      </w:pPr>
      <w:r w:rsidRPr="00B64450">
        <w:t>Examples are introduced – these can include more material on Darwin, on his travels and the Galapagos Islands, and well-known examples of evolution such as Darwin’s finches or the evolution of butterflies in contemporary Britain and their response to pollution.</w:t>
      </w:r>
    </w:p>
    <w:p w14:paraId="23380006" w14:textId="77777777" w:rsidR="00CC001E" w:rsidRPr="00B64450" w:rsidRDefault="00CC001E" w:rsidP="00940C2B">
      <w:pPr>
        <w:pStyle w:val="ListParagraph"/>
        <w:numPr>
          <w:ilvl w:val="0"/>
          <w:numId w:val="3"/>
        </w:numPr>
        <w:ind w:left="567" w:hanging="283"/>
      </w:pPr>
      <w:r w:rsidRPr="00B64450">
        <w:t>What evolution is not/common misconceptions – Lamarckism.</w:t>
      </w:r>
    </w:p>
    <w:p w14:paraId="3665AD70" w14:textId="77777777" w:rsidR="00CC001E" w:rsidRPr="00B64450" w:rsidRDefault="00CC001E" w:rsidP="00940C2B">
      <w:pPr>
        <w:pStyle w:val="ListParagraph"/>
        <w:numPr>
          <w:ilvl w:val="0"/>
          <w:numId w:val="3"/>
        </w:numPr>
        <w:ind w:left="567" w:hanging="283"/>
      </w:pPr>
      <w:r w:rsidRPr="00B64450">
        <w:t>Lessons are a mixture of explanation by the teacher, using video or written materials to illustrate the subject, taking questions and classroom discussion.</w:t>
      </w:r>
    </w:p>
    <w:p w14:paraId="75BB718F" w14:textId="77777777" w:rsidR="00F46EB9" w:rsidRPr="00B64450" w:rsidRDefault="00CC001E">
      <w:pPr>
        <w:rPr>
          <w:del w:id="24" w:author="01robinson" w:date="2014-03-13T08:50:00Z"/>
        </w:rPr>
      </w:pPr>
      <w:r w:rsidRPr="00B64450">
        <w:t>Computers with internet access are available during lessons with one computer for every pupil.</w:t>
      </w:r>
    </w:p>
    <w:p w14:paraId="33006CEB" w14:textId="77777777" w:rsidR="008A2D12" w:rsidRPr="008A2D12" w:rsidRDefault="008A2D12"/>
    <w:p w14:paraId="325F317D" w14:textId="77777777" w:rsidR="004D3202" w:rsidRDefault="004D3202">
      <w:pPr>
        <w:pStyle w:val="Heading2"/>
        <w:spacing w:after="240"/>
      </w:pPr>
      <w:bookmarkStart w:id="25" w:name="_Toc381971290"/>
      <w:bookmarkStart w:id="26" w:name="_Toc382209191"/>
      <w:bookmarkStart w:id="27" w:name="_Toc382463949"/>
      <w:r>
        <w:t xml:space="preserve">Description of </w:t>
      </w:r>
      <w:r w:rsidR="006C3512">
        <w:t>available</w:t>
      </w:r>
      <w:r>
        <w:t xml:space="preserve"> </w:t>
      </w:r>
      <w:r w:rsidR="002355BC">
        <w:t>tools</w:t>
      </w:r>
      <w:bookmarkEnd w:id="25"/>
      <w:bookmarkEnd w:id="26"/>
      <w:bookmarkEnd w:id="27"/>
    </w:p>
    <w:p w14:paraId="062DFEBB" w14:textId="0DEA784D" w:rsidR="000409F9" w:rsidRDefault="000409F9">
      <w:pPr>
        <w:spacing w:after="240"/>
      </w:pPr>
      <w:r>
        <w:t xml:space="preserve">The </w:t>
      </w:r>
      <w:r w:rsidR="0032170D">
        <w:t>Biology teacher</w:t>
      </w:r>
      <w:r>
        <w:t xml:space="preserve"> who </w:t>
      </w:r>
      <w:r w:rsidR="0032170D">
        <w:t>has</w:t>
      </w:r>
      <w:r>
        <w:t xml:space="preserve"> been interviewed </w:t>
      </w:r>
      <w:r w:rsidR="0032170D">
        <w:t>is</w:t>
      </w:r>
      <w:r>
        <w:t xml:space="preserve"> not currently using any computer-based simulation tools as part of their lessons on evolution. However, some tools do exist and this section assesses the leading examples.</w:t>
      </w:r>
    </w:p>
    <w:p w14:paraId="2D9202A2" w14:textId="77777777" w:rsidR="00E679FF" w:rsidRDefault="00CC001E">
      <w:pPr>
        <w:spacing w:after="240"/>
      </w:pPr>
      <w:r>
        <w:t>The tools assessed fall into two categories: a) tools focused specifically on evolution, and b) more broadly-based tools - for example considering the impact of disasters on animal populations. The table below summarises the tools which have been assessed</w:t>
      </w:r>
      <w:r w:rsidR="00E679FF">
        <w:t>.</w:t>
      </w:r>
    </w:p>
    <w:tbl>
      <w:tblPr>
        <w:tblW w:w="878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8" w:author="Alex Robinson" w:date="2014-03-13T08:50:00Z">
          <w:tblPr>
            <w:tblW w:w="878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701"/>
        <w:gridCol w:w="3544"/>
        <w:gridCol w:w="3543"/>
        <w:tblGridChange w:id="29">
          <w:tblGrid>
            <w:gridCol w:w="1701"/>
            <w:gridCol w:w="3544"/>
            <w:gridCol w:w="3543"/>
          </w:tblGrid>
        </w:tblGridChange>
      </w:tblGrid>
      <w:tr w:rsidR="001B77AE" w14:paraId="28ED3F4A" w14:textId="77777777" w:rsidTr="00401A2F">
        <w:tc>
          <w:tcPr>
            <w:tcW w:w="1701" w:type="dxa"/>
            <w:tcPrChange w:id="30" w:author="Alex Robinson" w:date="2014-03-13T08:50:00Z">
              <w:tcPr>
                <w:tcW w:w="1701" w:type="dxa"/>
              </w:tcPr>
            </w:tcPrChange>
          </w:tcPr>
          <w:p w14:paraId="557BCB41" w14:textId="77777777" w:rsidR="001B77AE" w:rsidRPr="004448E1" w:rsidRDefault="001B77AE">
            <w:pPr>
              <w:tabs>
                <w:tab w:val="left" w:pos="992"/>
              </w:tabs>
              <w:spacing w:after="240" w:line="276" w:lineRule="auto"/>
              <w:rPr>
                <w:b/>
                <w:sz w:val="24"/>
              </w:rPr>
            </w:pPr>
            <w:r w:rsidRPr="004448E1">
              <w:rPr>
                <w:b/>
                <w:sz w:val="24"/>
              </w:rPr>
              <w:t>Name</w:t>
            </w:r>
          </w:p>
        </w:tc>
        <w:tc>
          <w:tcPr>
            <w:tcW w:w="3544" w:type="dxa"/>
            <w:tcPrChange w:id="31" w:author="Alex Robinson" w:date="2014-03-13T08:50:00Z">
              <w:tcPr>
                <w:tcW w:w="3544" w:type="dxa"/>
              </w:tcPr>
            </w:tcPrChange>
          </w:tcPr>
          <w:p w14:paraId="0931649E" w14:textId="77777777" w:rsidR="001B77AE" w:rsidRPr="004448E1" w:rsidRDefault="001B77AE">
            <w:pPr>
              <w:spacing w:after="240" w:line="276" w:lineRule="auto"/>
              <w:rPr>
                <w:b/>
                <w:sz w:val="24"/>
              </w:rPr>
            </w:pPr>
            <w:r w:rsidRPr="004448E1">
              <w:rPr>
                <w:b/>
                <w:sz w:val="24"/>
              </w:rPr>
              <w:t>Description</w:t>
            </w:r>
          </w:p>
        </w:tc>
        <w:tc>
          <w:tcPr>
            <w:tcW w:w="3543" w:type="dxa"/>
            <w:tcPrChange w:id="32" w:author="Alex Robinson" w:date="2014-03-13T08:50:00Z">
              <w:tcPr>
                <w:tcW w:w="3543" w:type="dxa"/>
              </w:tcPr>
            </w:tcPrChange>
          </w:tcPr>
          <w:p w14:paraId="46EDB95F" w14:textId="77777777" w:rsidR="001B77AE" w:rsidRPr="004448E1" w:rsidRDefault="001B77AE">
            <w:pPr>
              <w:spacing w:after="240" w:line="276" w:lineRule="auto"/>
              <w:rPr>
                <w:b/>
                <w:sz w:val="24"/>
              </w:rPr>
            </w:pPr>
            <w:r>
              <w:rPr>
                <w:b/>
                <w:sz w:val="24"/>
              </w:rPr>
              <w:t>Assessment</w:t>
            </w:r>
          </w:p>
        </w:tc>
      </w:tr>
      <w:tr w:rsidR="001B77AE" w14:paraId="7D159B37" w14:textId="77777777" w:rsidTr="00401A2F">
        <w:tc>
          <w:tcPr>
            <w:tcW w:w="1701" w:type="dxa"/>
            <w:tcPrChange w:id="33" w:author="Alex Robinson" w:date="2014-03-13T08:50:00Z">
              <w:tcPr>
                <w:tcW w:w="1701" w:type="dxa"/>
              </w:tcPr>
            </w:tcPrChange>
          </w:tcPr>
          <w:p w14:paraId="30A1C231" w14:textId="77777777" w:rsidR="001B77AE" w:rsidRPr="004448E1" w:rsidRDefault="001B77AE">
            <w:pPr>
              <w:spacing w:after="240" w:line="276" w:lineRule="auto"/>
              <w:rPr>
                <w:b/>
              </w:rPr>
            </w:pPr>
            <w:r>
              <w:rPr>
                <w:b/>
              </w:rPr>
              <w:t>“Who Wants to Live a Million Years?”</w:t>
            </w:r>
          </w:p>
        </w:tc>
        <w:tc>
          <w:tcPr>
            <w:tcW w:w="3544" w:type="dxa"/>
            <w:tcPrChange w:id="34" w:author="Alex Robinson" w:date="2014-03-13T08:50:00Z">
              <w:tcPr>
                <w:tcW w:w="3544" w:type="dxa"/>
              </w:tcPr>
            </w:tcPrChange>
          </w:tcPr>
          <w:p w14:paraId="48A39024" w14:textId="77777777" w:rsidR="00CC001E" w:rsidRDefault="00CC001E" w:rsidP="00401A2F">
            <w:pPr>
              <w:pStyle w:val="ListParagraph"/>
              <w:numPr>
                <w:ilvl w:val="0"/>
                <w:numId w:val="21"/>
              </w:numPr>
              <w:spacing w:after="240" w:line="240" w:lineRule="auto"/>
            </w:pPr>
            <w:r>
              <w:t>Aimed at 12- 14 age group</w:t>
            </w:r>
          </w:p>
          <w:p w14:paraId="45DD93B6" w14:textId="77777777" w:rsidR="00CC001E" w:rsidRDefault="00CC001E" w:rsidP="00401A2F">
            <w:pPr>
              <w:pStyle w:val="ListParagraph"/>
              <w:numPr>
                <w:ilvl w:val="0"/>
                <w:numId w:val="21"/>
              </w:numPr>
              <w:spacing w:after="240" w:line="240" w:lineRule="auto"/>
            </w:pPr>
            <w:r>
              <w:t>Focused on evolution</w:t>
            </w:r>
          </w:p>
          <w:p w14:paraId="607896C4" w14:textId="77777777" w:rsidR="00CC001E" w:rsidRDefault="00CC001E" w:rsidP="00401A2F">
            <w:pPr>
              <w:pStyle w:val="ListParagraph"/>
              <w:numPr>
                <w:ilvl w:val="0"/>
                <w:numId w:val="21"/>
              </w:numPr>
              <w:spacing w:after="240" w:line="240" w:lineRule="auto"/>
            </w:pPr>
            <w:r>
              <w:t xml:space="preserve">Learning and simulation sections, together with a </w:t>
            </w:r>
            <w:r>
              <w:lastRenderedPageBreak/>
              <w:t>quiz, glossary and Darwin biography</w:t>
            </w:r>
          </w:p>
          <w:p w14:paraId="0D3CBB64" w14:textId="77777777" w:rsidR="00BB45B2" w:rsidRDefault="00CC001E" w:rsidP="00401A2F">
            <w:pPr>
              <w:pStyle w:val="ListParagraph"/>
              <w:numPr>
                <w:ilvl w:val="0"/>
                <w:numId w:val="21"/>
              </w:numPr>
              <w:spacing w:after="240" w:line="240" w:lineRule="auto"/>
            </w:pPr>
            <w:r>
              <w:t>Shows impact of a change in environment on a population and the effects of natural selection</w:t>
            </w:r>
          </w:p>
        </w:tc>
        <w:tc>
          <w:tcPr>
            <w:tcW w:w="3543" w:type="dxa"/>
            <w:tcPrChange w:id="35" w:author="Alex Robinson" w:date="2014-03-13T08:50:00Z">
              <w:tcPr>
                <w:tcW w:w="3543" w:type="dxa"/>
              </w:tcPr>
            </w:tcPrChange>
          </w:tcPr>
          <w:p w14:paraId="6DEDAB2A" w14:textId="77777777" w:rsidR="00CC001E" w:rsidRDefault="00CC001E" w:rsidP="00401A2F">
            <w:pPr>
              <w:pStyle w:val="ListParagraph"/>
              <w:numPr>
                <w:ilvl w:val="0"/>
                <w:numId w:val="21"/>
              </w:numPr>
              <w:spacing w:after="240" w:line="240" w:lineRule="auto"/>
            </w:pPr>
            <w:r>
              <w:lastRenderedPageBreak/>
              <w:t>Learning and simulation sections</w:t>
            </w:r>
          </w:p>
          <w:p w14:paraId="51CC612B" w14:textId="77777777" w:rsidR="00CC001E" w:rsidRDefault="00CC001E" w:rsidP="00401A2F">
            <w:pPr>
              <w:pStyle w:val="ListParagraph"/>
              <w:numPr>
                <w:ilvl w:val="0"/>
                <w:numId w:val="21"/>
              </w:numPr>
              <w:spacing w:after="240" w:line="240" w:lineRule="auto"/>
            </w:pPr>
            <w:r>
              <w:t>Poor treatment of mutations</w:t>
            </w:r>
          </w:p>
          <w:p w14:paraId="28B892A7" w14:textId="77777777" w:rsidR="00CC001E" w:rsidRDefault="00CC001E" w:rsidP="00401A2F">
            <w:pPr>
              <w:pStyle w:val="ListParagraph"/>
              <w:numPr>
                <w:ilvl w:val="0"/>
                <w:numId w:val="21"/>
              </w:numPr>
              <w:spacing w:after="240" w:line="240" w:lineRule="auto"/>
            </w:pPr>
            <w:r>
              <w:t>Poor representation of gradual evolution processes</w:t>
            </w:r>
          </w:p>
          <w:p w14:paraId="4BDED6F3" w14:textId="77777777" w:rsidR="00CC001E" w:rsidRDefault="00CC001E" w:rsidP="00401A2F">
            <w:pPr>
              <w:pStyle w:val="ListParagraph"/>
              <w:numPr>
                <w:ilvl w:val="0"/>
                <w:numId w:val="21"/>
              </w:numPr>
              <w:spacing w:after="240" w:line="240" w:lineRule="auto"/>
            </w:pPr>
            <w:r>
              <w:lastRenderedPageBreak/>
              <w:t>Not very engaging/fun</w:t>
            </w:r>
          </w:p>
          <w:p w14:paraId="3EE910A7" w14:textId="77777777" w:rsidR="00CC001E" w:rsidRDefault="00CC001E" w:rsidP="00401A2F">
            <w:pPr>
              <w:pStyle w:val="ListParagraph"/>
              <w:numPr>
                <w:ilvl w:val="0"/>
                <w:numId w:val="21"/>
              </w:numPr>
              <w:spacing w:after="240" w:line="240" w:lineRule="auto"/>
            </w:pPr>
            <w:r>
              <w:t>Minimal user interaction</w:t>
            </w:r>
          </w:p>
          <w:p w14:paraId="0E30B17C" w14:textId="77777777" w:rsidR="004C6899" w:rsidRPr="00BB45B2" w:rsidRDefault="00CC001E" w:rsidP="00401A2F">
            <w:pPr>
              <w:pStyle w:val="ListParagraph"/>
              <w:numPr>
                <w:ilvl w:val="0"/>
                <w:numId w:val="21"/>
              </w:numPr>
              <w:spacing w:after="240" w:line="240" w:lineRule="auto"/>
            </w:pPr>
            <w:r>
              <w:t>Overall – too high level</w:t>
            </w:r>
          </w:p>
        </w:tc>
      </w:tr>
      <w:tr w:rsidR="00BB45B2" w14:paraId="6980DCA4" w14:textId="77777777" w:rsidTr="00401A2F">
        <w:tc>
          <w:tcPr>
            <w:tcW w:w="1701" w:type="dxa"/>
            <w:tcPrChange w:id="36" w:author="Alex Robinson" w:date="2014-03-13T08:50:00Z">
              <w:tcPr>
                <w:tcW w:w="1701" w:type="dxa"/>
              </w:tcPr>
            </w:tcPrChange>
          </w:tcPr>
          <w:p w14:paraId="40F07D86" w14:textId="77777777" w:rsidR="00BB45B2" w:rsidRDefault="00923F9A" w:rsidP="00D479BC">
            <w:pPr>
              <w:spacing w:after="240" w:line="240" w:lineRule="auto"/>
              <w:rPr>
                <w:b/>
              </w:rPr>
            </w:pPr>
            <w:r>
              <w:rPr>
                <w:b/>
              </w:rPr>
              <w:lastRenderedPageBreak/>
              <w:t>“Stop Disasters!”</w:t>
            </w:r>
          </w:p>
        </w:tc>
        <w:tc>
          <w:tcPr>
            <w:tcW w:w="3544" w:type="dxa"/>
            <w:tcPrChange w:id="37" w:author="Alex Robinson" w:date="2014-03-13T08:50:00Z">
              <w:tcPr>
                <w:tcW w:w="3544" w:type="dxa"/>
              </w:tcPr>
            </w:tcPrChange>
          </w:tcPr>
          <w:p w14:paraId="650C50EC" w14:textId="77777777" w:rsidR="00CC001E" w:rsidRDefault="00CC001E" w:rsidP="00401A2F">
            <w:pPr>
              <w:pStyle w:val="ListParagraph"/>
              <w:numPr>
                <w:ilvl w:val="0"/>
                <w:numId w:val="21"/>
              </w:numPr>
              <w:spacing w:after="240" w:line="240" w:lineRule="auto"/>
            </w:pPr>
            <w:r>
              <w:t>Aimed at 16+ age group</w:t>
            </w:r>
          </w:p>
          <w:p w14:paraId="2489665F" w14:textId="77777777" w:rsidR="00CC001E" w:rsidRDefault="00CC001E" w:rsidP="00401A2F">
            <w:pPr>
              <w:pStyle w:val="ListParagraph"/>
              <w:numPr>
                <w:ilvl w:val="0"/>
                <w:numId w:val="21"/>
              </w:numPr>
              <w:spacing w:after="240" w:line="240" w:lineRule="auto"/>
            </w:pPr>
            <w:r>
              <w:t>Produced by the United Nations</w:t>
            </w:r>
          </w:p>
          <w:p w14:paraId="295E67AF" w14:textId="0D7BCD56" w:rsidR="00BC59D6" w:rsidRDefault="00CC001E" w:rsidP="00401A2F">
            <w:pPr>
              <w:pStyle w:val="ListParagraph"/>
              <w:numPr>
                <w:ilvl w:val="0"/>
                <w:numId w:val="21"/>
              </w:numPr>
              <w:spacing w:after="240" w:line="240" w:lineRule="auto"/>
            </w:pPr>
            <w:r>
              <w:t>Focused on disaster recovery</w:t>
            </w:r>
          </w:p>
          <w:p w14:paraId="302E475B" w14:textId="30B1A046" w:rsidR="00BB45B2" w:rsidRDefault="00BC59D6" w:rsidP="00401A2F">
            <w:pPr>
              <w:pStyle w:val="ListParagraph"/>
              <w:numPr>
                <w:ilvl w:val="0"/>
                <w:numId w:val="21"/>
              </w:numPr>
              <w:spacing w:after="240" w:line="240" w:lineRule="auto"/>
            </w:pPr>
            <w:r>
              <w:t>S</w:t>
            </w:r>
            <w:r w:rsidR="00CC001E">
              <w:t>hows the impact of disasters</w:t>
            </w:r>
          </w:p>
        </w:tc>
        <w:tc>
          <w:tcPr>
            <w:tcW w:w="3543" w:type="dxa"/>
            <w:tcPrChange w:id="38" w:author="Alex Robinson" w:date="2014-03-13T08:50:00Z">
              <w:tcPr>
                <w:tcW w:w="3543" w:type="dxa"/>
              </w:tcPr>
            </w:tcPrChange>
          </w:tcPr>
          <w:p w14:paraId="7A743CCE" w14:textId="77777777" w:rsidR="00CC001E" w:rsidRDefault="00CC001E" w:rsidP="00401A2F">
            <w:pPr>
              <w:pStyle w:val="ListParagraph"/>
              <w:numPr>
                <w:ilvl w:val="0"/>
                <w:numId w:val="21"/>
              </w:numPr>
              <w:spacing w:after="240" w:line="240" w:lineRule="auto"/>
            </w:pPr>
            <w:r>
              <w:t>Engaging and sophisticated</w:t>
            </w:r>
          </w:p>
          <w:p w14:paraId="584DA75E" w14:textId="77777777" w:rsidR="00CC001E" w:rsidRDefault="00CC001E" w:rsidP="00401A2F">
            <w:pPr>
              <w:pStyle w:val="ListParagraph"/>
              <w:numPr>
                <w:ilvl w:val="0"/>
                <w:numId w:val="21"/>
              </w:numPr>
              <w:spacing w:after="240" w:line="240" w:lineRule="auto"/>
            </w:pPr>
            <w:r>
              <w:t>Good level of user interaction</w:t>
            </w:r>
          </w:p>
          <w:p w14:paraId="3517B4D3" w14:textId="219C7AA2" w:rsidR="0078120B" w:rsidRDefault="00CC001E" w:rsidP="00401A2F">
            <w:pPr>
              <w:pStyle w:val="ListParagraph"/>
              <w:numPr>
                <w:ilvl w:val="0"/>
                <w:numId w:val="21"/>
              </w:numPr>
              <w:spacing w:after="240" w:line="240" w:lineRule="auto"/>
            </w:pPr>
            <w:r>
              <w:t>Good information and links</w:t>
            </w:r>
          </w:p>
        </w:tc>
      </w:tr>
      <w:tr w:rsidR="00923F9A" w14:paraId="4740B24E" w14:textId="77777777" w:rsidTr="00401A2F">
        <w:tc>
          <w:tcPr>
            <w:tcW w:w="1701" w:type="dxa"/>
            <w:tcPrChange w:id="39" w:author="Alex Robinson" w:date="2014-03-13T08:50:00Z">
              <w:tcPr>
                <w:tcW w:w="1701" w:type="dxa"/>
              </w:tcPr>
            </w:tcPrChange>
          </w:tcPr>
          <w:p w14:paraId="0F9D5F31" w14:textId="2B415D87" w:rsidR="00D526D9" w:rsidRPr="00D526D9" w:rsidRDefault="00D526D9" w:rsidP="00D479BC">
            <w:pPr>
              <w:spacing w:after="240" w:line="240" w:lineRule="auto"/>
              <w:rPr>
                <w:b/>
              </w:rPr>
            </w:pPr>
            <w:r w:rsidRPr="00D526D9">
              <w:rPr>
                <w:b/>
              </w:rPr>
              <w:t>“Cambrian EXPLOSION”</w:t>
            </w:r>
          </w:p>
        </w:tc>
        <w:tc>
          <w:tcPr>
            <w:tcW w:w="3544" w:type="dxa"/>
            <w:tcPrChange w:id="40" w:author="Alex Robinson" w:date="2014-03-13T08:50:00Z">
              <w:tcPr>
                <w:tcW w:w="3544" w:type="dxa"/>
              </w:tcPr>
            </w:tcPrChange>
          </w:tcPr>
          <w:p w14:paraId="05ADBB6B" w14:textId="77777777" w:rsidR="00923F9A" w:rsidRDefault="00D526D9" w:rsidP="00401A2F">
            <w:pPr>
              <w:pStyle w:val="ListParagraph"/>
              <w:numPr>
                <w:ilvl w:val="0"/>
                <w:numId w:val="21"/>
              </w:numPr>
              <w:spacing w:after="240" w:line="240" w:lineRule="auto"/>
            </w:pPr>
            <w:r>
              <w:t>Aimed at 16+ age group</w:t>
            </w:r>
          </w:p>
          <w:p w14:paraId="33E87762" w14:textId="0B1963B5" w:rsidR="00D526D9" w:rsidRDefault="00BC2C48" w:rsidP="00401A2F">
            <w:pPr>
              <w:pStyle w:val="ListParagraph"/>
              <w:numPr>
                <w:ilvl w:val="0"/>
                <w:numId w:val="21"/>
              </w:numPr>
              <w:spacing w:after="240" w:line="240" w:lineRule="auto"/>
            </w:pPr>
            <w:r>
              <w:t xml:space="preserve">Created by </w:t>
            </w:r>
            <w:r w:rsidR="00BC59D6">
              <w:t>Dimitri Bilenkin</w:t>
            </w:r>
          </w:p>
          <w:p w14:paraId="5DE99824" w14:textId="50111D36" w:rsidR="00BC59D6" w:rsidRDefault="00BC59D6" w:rsidP="00401A2F">
            <w:pPr>
              <w:pStyle w:val="ListParagraph"/>
              <w:numPr>
                <w:ilvl w:val="0"/>
                <w:numId w:val="21"/>
              </w:numPr>
              <w:spacing w:after="240" w:line="240" w:lineRule="auto"/>
            </w:pPr>
            <w:r>
              <w:t>Focused on the Cambrian explosion, a period of time when evolution accelerated creating a large diversity of new species in a short period of time</w:t>
            </w:r>
          </w:p>
          <w:p w14:paraId="23598596" w14:textId="3180BEDB" w:rsidR="00BC59D6" w:rsidRDefault="00BC59D6" w:rsidP="00401A2F">
            <w:pPr>
              <w:pStyle w:val="ListParagraph"/>
              <w:numPr>
                <w:ilvl w:val="0"/>
                <w:numId w:val="21"/>
              </w:numPr>
              <w:spacing w:after="240" w:line="240" w:lineRule="auto"/>
            </w:pPr>
            <w:r>
              <w:t>Shows the evolution of locomotion in a variety of creatures using a genetic algorithm</w:t>
            </w:r>
          </w:p>
        </w:tc>
        <w:tc>
          <w:tcPr>
            <w:tcW w:w="3543" w:type="dxa"/>
            <w:tcPrChange w:id="41" w:author="Alex Robinson" w:date="2014-03-13T08:50:00Z">
              <w:tcPr>
                <w:tcW w:w="3543" w:type="dxa"/>
              </w:tcPr>
            </w:tcPrChange>
          </w:tcPr>
          <w:p w14:paraId="00D2C6EC" w14:textId="77777777" w:rsidR="00923F9A" w:rsidRDefault="00BC59D6" w:rsidP="00401A2F">
            <w:pPr>
              <w:pStyle w:val="ListParagraph"/>
              <w:numPr>
                <w:ilvl w:val="0"/>
                <w:numId w:val="21"/>
              </w:numPr>
              <w:spacing w:after="240" w:line="240" w:lineRule="auto"/>
            </w:pPr>
            <w:r>
              <w:t>Very good treatment of mutation and concept of evolution.</w:t>
            </w:r>
          </w:p>
          <w:p w14:paraId="16B47AB6" w14:textId="23B98B83" w:rsidR="00BC59D6" w:rsidRDefault="00BC59D6" w:rsidP="00401A2F">
            <w:pPr>
              <w:pStyle w:val="ListParagraph"/>
              <w:numPr>
                <w:ilvl w:val="0"/>
                <w:numId w:val="21"/>
              </w:numPr>
              <w:spacing w:after="240" w:line="240" w:lineRule="auto"/>
            </w:pPr>
            <w:r>
              <w:t>Good variety of settings which can be changed to focus simulation</w:t>
            </w:r>
          </w:p>
          <w:p w14:paraId="7E18D6D3" w14:textId="63B995F9" w:rsidR="00BC59D6" w:rsidRDefault="00BC59D6" w:rsidP="00401A2F">
            <w:pPr>
              <w:pStyle w:val="ListParagraph"/>
              <w:numPr>
                <w:ilvl w:val="0"/>
                <w:numId w:val="21"/>
              </w:numPr>
              <w:spacing w:after="240" w:line="240" w:lineRule="auto"/>
            </w:pPr>
            <w:r>
              <w:t>Good use of statistics/data presenting them to the user as a easy to read graph</w:t>
            </w:r>
          </w:p>
          <w:p w14:paraId="3326AE7A" w14:textId="77777777" w:rsidR="00BC59D6" w:rsidRDefault="00BC59D6" w:rsidP="00401A2F">
            <w:pPr>
              <w:pStyle w:val="ListParagraph"/>
              <w:numPr>
                <w:ilvl w:val="0"/>
                <w:numId w:val="21"/>
              </w:numPr>
              <w:spacing w:after="240" w:line="240" w:lineRule="auto"/>
            </w:pPr>
            <w:r>
              <w:t>Simple and easy to use</w:t>
            </w:r>
          </w:p>
          <w:p w14:paraId="6E004CC5" w14:textId="77777777" w:rsidR="00BC59D6" w:rsidRDefault="00BC59D6" w:rsidP="00401A2F">
            <w:pPr>
              <w:pStyle w:val="ListParagraph"/>
              <w:numPr>
                <w:ilvl w:val="0"/>
                <w:numId w:val="21"/>
              </w:numPr>
              <w:spacing w:after="240" w:line="240" w:lineRule="auto"/>
            </w:pPr>
            <w:r>
              <w:t>Little documentation of complex settings</w:t>
            </w:r>
          </w:p>
          <w:p w14:paraId="3C669A78" w14:textId="61901D52" w:rsidR="00BC59D6" w:rsidRDefault="00BC59D6" w:rsidP="00401A2F">
            <w:pPr>
              <w:pStyle w:val="ListParagraph"/>
              <w:numPr>
                <w:ilvl w:val="0"/>
                <w:numId w:val="21"/>
              </w:numPr>
              <w:spacing w:after="240" w:line="240" w:lineRule="auto"/>
            </w:pPr>
            <w:r>
              <w:t>Great use of simulation output (visual representation of evolution)</w:t>
            </w:r>
          </w:p>
        </w:tc>
      </w:tr>
    </w:tbl>
    <w:p w14:paraId="18052378" w14:textId="1C8E023A" w:rsidR="00E679FF" w:rsidRDefault="00E679FF">
      <w:pPr>
        <w:spacing w:after="240"/>
      </w:pPr>
    </w:p>
    <w:p w14:paraId="182E70DD" w14:textId="326CC4C5" w:rsidR="00CC001E" w:rsidRDefault="00CC001E">
      <w:pPr>
        <w:spacing w:after="240"/>
      </w:pPr>
      <w:r>
        <w:t xml:space="preserve">The tool </w:t>
      </w:r>
      <w:r w:rsidRPr="00690AE2">
        <w:t>“Who Wants to Live a Million Years?”</w:t>
      </w:r>
      <w:r>
        <w:t xml:space="preserve"> (</w:t>
      </w:r>
      <w:hyperlink r:id="rId15" w:history="1">
        <w:r>
          <w:rPr>
            <w:rStyle w:val="Hyperlink"/>
          </w:rPr>
          <w:t>http://science.discovery.com/games-and-interactives/charles-darwin-game.htm</w:t>
        </w:r>
      </w:hyperlink>
      <w:r>
        <w:t>) is an example of a free independent learning tool designed to help teach the concept of evolution. It is a flash-based web application aimed at teaching the basic concepts of evolution by demonstration. The content and graphics indicate that it is aimed at pupils from about 12 – 14</w:t>
      </w:r>
      <w:r w:rsidR="00BC2C48">
        <w:t xml:space="preserve"> years</w:t>
      </w:r>
      <w:r>
        <w:t>.</w:t>
      </w:r>
    </w:p>
    <w:p w14:paraId="48AC7F96" w14:textId="77777777" w:rsidR="00CC001E" w:rsidRDefault="00CC001E">
      <w:pPr>
        <w:spacing w:after="240"/>
      </w:pPr>
      <w:r>
        <w:t>The tool contains a learning section (‘Learn about Evolution’) and a simulation section (‘Play the Survival Game’). The learning section shows the user both text and pictures in a fun, animated way to help engage users. The simulation section proceeds as follows:</w:t>
      </w:r>
    </w:p>
    <w:p w14:paraId="1CA78B44" w14:textId="77777777" w:rsidR="00CC001E" w:rsidRPr="00E402E4" w:rsidRDefault="00CC001E" w:rsidP="00940C2B">
      <w:pPr>
        <w:pStyle w:val="ListParagraph"/>
        <w:numPr>
          <w:ilvl w:val="0"/>
          <w:numId w:val="2"/>
        </w:numPr>
        <w:spacing w:after="240"/>
        <w:ind w:left="567" w:hanging="283"/>
      </w:pPr>
      <w:r w:rsidRPr="00E402E4">
        <w:t xml:space="preserve">It asks the user to choose a starting population </w:t>
      </w:r>
      <w:r>
        <w:t>and select variations within the population</w:t>
      </w:r>
      <w:r w:rsidRPr="00E402E4">
        <w:t>.</w:t>
      </w:r>
    </w:p>
    <w:p w14:paraId="62966726" w14:textId="77777777" w:rsidR="00CC001E" w:rsidRPr="00E402E4" w:rsidRDefault="00CC001E" w:rsidP="00940C2B">
      <w:pPr>
        <w:pStyle w:val="ListParagraph"/>
        <w:numPr>
          <w:ilvl w:val="0"/>
          <w:numId w:val="2"/>
        </w:numPr>
        <w:spacing w:after="240"/>
        <w:ind w:left="567" w:hanging="283"/>
      </w:pPr>
      <w:r w:rsidRPr="00E402E4">
        <w:t xml:space="preserve">It then demonstrates the impact of </w:t>
      </w:r>
      <w:r>
        <w:t>sever</w:t>
      </w:r>
      <w:r w:rsidRPr="00E402E4">
        <w:t>a</w:t>
      </w:r>
      <w:r>
        <w:t>l</w:t>
      </w:r>
      <w:r w:rsidRPr="00E402E4">
        <w:t xml:space="preserve"> change</w:t>
      </w:r>
      <w:r>
        <w:t>s</w:t>
      </w:r>
      <w:r w:rsidRPr="00E402E4">
        <w:t xml:space="preserve"> in </w:t>
      </w:r>
      <w:r>
        <w:t xml:space="preserve">the </w:t>
      </w:r>
      <w:r w:rsidRPr="00E402E4">
        <w:t>environment (</w:t>
      </w:r>
      <w:r>
        <w:t xml:space="preserve">e.g. </w:t>
      </w:r>
      <w:r w:rsidRPr="00E402E4">
        <w:t>a warmer climate, a new predator or a natural disaster) on the numbers of the population - to show how only those best suited to the new environment will survive and reproduce while the others will not.</w:t>
      </w:r>
    </w:p>
    <w:p w14:paraId="3F000687" w14:textId="77777777" w:rsidR="00CC001E" w:rsidRPr="00E402E4" w:rsidRDefault="00CC001E" w:rsidP="00940C2B">
      <w:pPr>
        <w:pStyle w:val="ListParagraph"/>
        <w:numPr>
          <w:ilvl w:val="0"/>
          <w:numId w:val="2"/>
        </w:numPr>
        <w:spacing w:after="240"/>
        <w:ind w:left="567" w:hanging="283"/>
      </w:pPr>
      <w:r w:rsidRPr="00E402E4">
        <w:t xml:space="preserve">If a population is wiped out the user </w:t>
      </w:r>
      <w:r>
        <w:t>is asked if they want to</w:t>
      </w:r>
      <w:r w:rsidRPr="00E402E4">
        <w:t xml:space="preserve"> return to the beginning and select a different set of characteristics to test whether they will improve survivability.</w:t>
      </w:r>
    </w:p>
    <w:p w14:paraId="7F074E31" w14:textId="77777777" w:rsidR="00CC001E" w:rsidRPr="00E402E4" w:rsidRDefault="00CC001E" w:rsidP="00940C2B">
      <w:pPr>
        <w:pStyle w:val="ListParagraph"/>
        <w:numPr>
          <w:ilvl w:val="0"/>
          <w:numId w:val="2"/>
        </w:numPr>
        <w:spacing w:after="240"/>
        <w:ind w:left="567" w:hanging="283"/>
      </w:pPr>
      <w:r w:rsidRPr="00E402E4">
        <w:t>The simulation takes about 2 minutes to complete</w:t>
      </w:r>
      <w:r>
        <w:t xml:space="preserve"> each time, with users expected to run several simulations</w:t>
      </w:r>
      <w:r w:rsidRPr="00E402E4">
        <w:t>.</w:t>
      </w:r>
    </w:p>
    <w:p w14:paraId="564FB63F" w14:textId="77777777" w:rsidR="00CC001E" w:rsidRDefault="00CC001E">
      <w:pPr>
        <w:spacing w:after="240"/>
      </w:pPr>
      <w:r>
        <w:lastRenderedPageBreak/>
        <w:t>A number of criticisms of this tool can be made:</w:t>
      </w:r>
    </w:p>
    <w:p w14:paraId="4B0F5FE2" w14:textId="77777777" w:rsidR="00CC001E" w:rsidRDefault="00CC001E" w:rsidP="00940C2B">
      <w:pPr>
        <w:pStyle w:val="ListParagraph"/>
        <w:numPr>
          <w:ilvl w:val="0"/>
          <w:numId w:val="7"/>
        </w:numPr>
        <w:spacing w:after="240"/>
        <w:ind w:left="567" w:hanging="283"/>
      </w:pPr>
      <w:r>
        <w:t xml:space="preserve">The simulation gives a misleading representation of natural selection as it presents mutations as a non-random event (as selected by the user) while in reality they are totally random and cannot be chosen. </w:t>
      </w:r>
    </w:p>
    <w:p w14:paraId="27DE4881" w14:textId="77777777" w:rsidR="00CC001E" w:rsidRDefault="00CC001E" w:rsidP="00940C2B">
      <w:pPr>
        <w:pStyle w:val="ListParagraph"/>
        <w:numPr>
          <w:ilvl w:val="0"/>
          <w:numId w:val="7"/>
        </w:numPr>
        <w:spacing w:after="240"/>
        <w:ind w:left="567" w:hanging="283"/>
      </w:pPr>
      <w:r>
        <w:t>It is not clear what the different mutations are - different versions of an animal are shown in crude terms (e.g. one has longer fur, another has a longer body).</w:t>
      </w:r>
    </w:p>
    <w:p w14:paraId="159049D1" w14:textId="77777777" w:rsidR="00CC001E" w:rsidRDefault="00CC001E" w:rsidP="00940C2B">
      <w:pPr>
        <w:pStyle w:val="ListParagraph"/>
        <w:numPr>
          <w:ilvl w:val="0"/>
          <w:numId w:val="7"/>
        </w:numPr>
        <w:spacing w:after="240"/>
        <w:ind w:left="567" w:hanging="283"/>
      </w:pPr>
      <w:r>
        <w:t>The results of a change in environment are simply presented – there is no explanation why the different versions are increasing or decreasing in number</w:t>
      </w:r>
    </w:p>
    <w:p w14:paraId="5B6C9F4E" w14:textId="77777777" w:rsidR="00CC001E" w:rsidRDefault="00CC001E" w:rsidP="00940C2B">
      <w:pPr>
        <w:pStyle w:val="ListParagraph"/>
        <w:numPr>
          <w:ilvl w:val="0"/>
          <w:numId w:val="7"/>
        </w:numPr>
        <w:spacing w:after="240"/>
        <w:ind w:left="567" w:hanging="283"/>
      </w:pPr>
      <w:r>
        <w:t>The simulation is also not very engaging; there is minimal user interaction (which does not make it fun) with just a few clicks from start to finish.</w:t>
      </w:r>
    </w:p>
    <w:p w14:paraId="71285F01" w14:textId="77777777" w:rsidR="00CC001E" w:rsidRDefault="00CC001E" w:rsidP="00940C2B">
      <w:pPr>
        <w:pStyle w:val="ListParagraph"/>
        <w:numPr>
          <w:ilvl w:val="0"/>
          <w:numId w:val="7"/>
        </w:numPr>
        <w:spacing w:after="240"/>
        <w:ind w:left="567" w:hanging="283"/>
      </w:pPr>
      <w:r>
        <w:t>Overall, the tool is aimed at young children to provide some ‘fun’ but it provides only a very crude view of evolution.</w:t>
      </w:r>
    </w:p>
    <w:p w14:paraId="34D1AA3E" w14:textId="5F6EB6C0" w:rsidR="00CC001E" w:rsidRDefault="00CC001E">
      <w:pPr>
        <w:spacing w:after="240"/>
      </w:pPr>
      <w:r>
        <w:t xml:space="preserve">Another example of a flash-based web application based in flash is </w:t>
      </w:r>
      <w:r w:rsidRPr="00B9179E">
        <w:t>“Stop Disasters!”</w:t>
      </w:r>
      <w:r>
        <w:t xml:space="preserve"> (</w:t>
      </w:r>
      <w:hyperlink r:id="rId16" w:history="1">
        <w:r>
          <w:rPr>
            <w:rStyle w:val="Hyperlink"/>
          </w:rPr>
          <w:t>http://www.stopdisastersgame.org</w:t>
        </w:r>
      </w:hyperlink>
      <w:r>
        <w:t>). The focus of “Stop Disasters!” is not evolution but preventing and responding to disasters – it is produced by the United Nations and the International S</w:t>
      </w:r>
      <w:r w:rsidR="00BC2C48">
        <w:t xml:space="preserve">trategy for Disaster Reduction. </w:t>
      </w:r>
      <w:r>
        <w:t xml:space="preserve">It is aimed at older children than “Who Wants to Live a Million Years” and has a game section, a section on high scores from the game, information on the largest disasters in recent history and teacher resources about disasters such as tsunamis. </w:t>
      </w:r>
    </w:p>
    <w:p w14:paraId="6A7CD02E" w14:textId="77777777" w:rsidR="00CC001E" w:rsidRDefault="00CC001E">
      <w:pPr>
        <w:spacing w:after="240"/>
      </w:pPr>
      <w:r>
        <w:t>The simulation tool can be used to teach students about disaster prevention, as part of geography or other lessons. The objective of the game is to assess the risk of a disaster and to reduce the damage to the human population when one does occur.  The simulation section proceeds as follows:</w:t>
      </w:r>
    </w:p>
    <w:p w14:paraId="514B75BD" w14:textId="77777777" w:rsidR="00CC001E" w:rsidRDefault="00CC001E" w:rsidP="00940C2B">
      <w:pPr>
        <w:pStyle w:val="ListParagraph"/>
        <w:numPr>
          <w:ilvl w:val="0"/>
          <w:numId w:val="8"/>
        </w:numPr>
        <w:spacing w:after="240"/>
        <w:ind w:left="567" w:hanging="283"/>
      </w:pPr>
      <w:r>
        <w:t>The user selects a scenario e.g. ‘Coastal Village – tsunami’, and difficulty level (which is generated by the level of detail of the maps used).</w:t>
      </w:r>
    </w:p>
    <w:p w14:paraId="56F0A542" w14:textId="77777777" w:rsidR="00CC001E" w:rsidRDefault="00CC001E" w:rsidP="00940C2B">
      <w:pPr>
        <w:pStyle w:val="ListParagraph"/>
        <w:numPr>
          <w:ilvl w:val="0"/>
          <w:numId w:val="8"/>
        </w:numPr>
        <w:spacing w:after="240"/>
        <w:ind w:left="567" w:hanging="283"/>
      </w:pPr>
      <w:r>
        <w:t>A disaster occurs and the user is given a mission e.g. ‘construct accommodation for 400 people with a budget of $35,000).</w:t>
      </w:r>
    </w:p>
    <w:p w14:paraId="6900A765" w14:textId="77777777" w:rsidR="00CC001E" w:rsidRDefault="00CC001E" w:rsidP="00940C2B">
      <w:pPr>
        <w:pStyle w:val="ListParagraph"/>
        <w:numPr>
          <w:ilvl w:val="0"/>
          <w:numId w:val="8"/>
        </w:numPr>
        <w:spacing w:after="240"/>
        <w:ind w:left="567" w:hanging="283"/>
      </w:pPr>
      <w:r>
        <w:t>The user then spends the budget to purchase various materials.</w:t>
      </w:r>
    </w:p>
    <w:p w14:paraId="5922C666" w14:textId="77777777" w:rsidR="00CC001E" w:rsidRDefault="00CC001E" w:rsidP="00940C2B">
      <w:pPr>
        <w:pStyle w:val="ListParagraph"/>
        <w:numPr>
          <w:ilvl w:val="0"/>
          <w:numId w:val="8"/>
        </w:numPr>
        <w:spacing w:after="240"/>
        <w:ind w:left="567" w:hanging="283"/>
      </w:pPr>
      <w:r>
        <w:t>A score is shown e.g. number of population successfully housed.</w:t>
      </w:r>
    </w:p>
    <w:p w14:paraId="262228CC" w14:textId="77777777" w:rsidR="00CC001E" w:rsidRPr="005B40D3" w:rsidRDefault="00CC001E" w:rsidP="00940C2B">
      <w:pPr>
        <w:pStyle w:val="ListParagraph"/>
        <w:numPr>
          <w:ilvl w:val="0"/>
          <w:numId w:val="8"/>
        </w:numPr>
        <w:spacing w:after="240"/>
        <w:ind w:left="567" w:hanging="283"/>
      </w:pPr>
      <w:r w:rsidRPr="005B40D3">
        <w:t>The simulation takes about 10 minutes to run, depending on the choices made by the user.</w:t>
      </w:r>
    </w:p>
    <w:p w14:paraId="0783E99D" w14:textId="77777777" w:rsidR="00CC001E" w:rsidRDefault="00CC001E">
      <w:pPr>
        <w:spacing w:after="240"/>
      </w:pPr>
      <w:r>
        <w:t>“Stop Disasters!” is much more sophisticated and interesting than “Who Wants to Live a Million Years?” as it allows the user to interact with it more fully, it has better graphics and feels more like a game with choices – rather than a few simple steps over which the user has little influence. It does not deal with evolution but is a good example of a sophisticated interactive learning tool.</w:t>
      </w:r>
    </w:p>
    <w:p w14:paraId="21C8BA4C" w14:textId="108EBFBB" w:rsidR="00BC2C48" w:rsidRDefault="00BC2C48">
      <w:pPr>
        <w:spacing w:after="240"/>
      </w:pPr>
      <w:r w:rsidRPr="00EE3877">
        <w:rPr>
          <w:i/>
          <w:rPrChange w:id="42" w:author="01robinson" w:date="2014-03-13T08:50:00Z">
            <w:rPr>
              <w:b/>
            </w:rPr>
          </w:rPrChange>
        </w:rPr>
        <w:t>Note</w:t>
      </w:r>
      <w:r>
        <w:t xml:space="preserve">: Although “Stop Disasters!” is not specifically relevant to biology it is useful to evaluate as it shows how a simulation can be used as part of the teaching </w:t>
      </w:r>
      <w:r w:rsidRPr="00BC2C48">
        <w:t>curriculum</w:t>
      </w:r>
      <w:r>
        <w:t>.</w:t>
      </w:r>
    </w:p>
    <w:p w14:paraId="67AC4845" w14:textId="1CE4A77C" w:rsidR="003F3EAE" w:rsidRDefault="003F3EAE">
      <w:pPr>
        <w:spacing w:after="240"/>
      </w:pPr>
      <w:r>
        <w:t>A web</w:t>
      </w:r>
      <w:r w:rsidR="000B5D50">
        <w:t xml:space="preserve"> </w:t>
      </w:r>
      <w:r>
        <w:t>based</w:t>
      </w:r>
      <w:r w:rsidR="000B5D50">
        <w:t xml:space="preserve"> application</w:t>
      </w:r>
      <w:r>
        <w:t xml:space="preserve"> </w:t>
      </w:r>
      <w:r w:rsidR="000B5D50">
        <w:t>using JavaScript is “Cambrian EXPLOSION” (</w:t>
      </w:r>
      <w:hyperlink r:id="rId17" w:history="1">
        <w:r w:rsidR="000B5D50">
          <w:rPr>
            <w:rStyle w:val="Hyperlink"/>
          </w:rPr>
          <w:t>http://www.cambrianexplosion.com/</w:t>
        </w:r>
      </w:hyperlink>
      <w:r w:rsidR="000B5D50">
        <w:t xml:space="preserve">).  The application is focused on showing the evolution of locomotion in creatures.  It uses a generic algorithm to generate creatures with different mutations and then runs a simulation of those species measuring how far they move in a specific amount of time.  From this it calculates the generations fitness and draws graphs of how the fitness various with each generation thus showing the concept of evolution (small positive mutations each generation add up as that species has a greater change of reproducing thus transferring the mutation onto the next </w:t>
      </w:r>
      <w:r w:rsidR="000B5D50">
        <w:lastRenderedPageBreak/>
        <w:t>generation).  This tool is quite sophisticated and complex although its graphics are not as good as “Stop Disasters!” it makes up for this in its simulation customizability.</w:t>
      </w:r>
    </w:p>
    <w:p w14:paraId="407C9B5D" w14:textId="681F54AF" w:rsidR="00643925" w:rsidRDefault="00CC001E">
      <w:pPr>
        <w:spacing w:after="240"/>
        <w:rPr>
          <w:del w:id="43" w:author="01robinson" w:date="2014-03-13T08:50:00Z"/>
        </w:rPr>
      </w:pPr>
      <w:r w:rsidRPr="00427006">
        <w:t>In summary, the current tools which have been analysed have a number of advantages and disadvantages and none have been judged to meet all the relevant criteria. While “Who Wants to Live a Million Years?” is focused on evolution it has a number of drawbacks in the user experience</w:t>
      </w:r>
      <w:r>
        <w:t xml:space="preserve"> and in the level of detail it shows about evolutionary processes</w:t>
      </w:r>
      <w:r w:rsidRPr="00427006">
        <w:t>. “Stop Disasters!” has a better user experience, being fun and informative and with significant user interaction, but is not focused on evolution.</w:t>
      </w:r>
      <w:r w:rsidR="000B5D50">
        <w:t xml:space="preserve">  “Cambrian EXPLOSION” is a good simulation of evolution in species however it may be too advanced for the 12-13 year age group and also it focuses only on the evolution of locomotion and not the general evolution of animals.</w:t>
      </w:r>
    </w:p>
    <w:p w14:paraId="28003E12" w14:textId="21F51D03" w:rsidR="00780CF1" w:rsidRDefault="00780CF1">
      <w:pPr>
        <w:spacing w:after="240"/>
        <w:rPr>
          <w:del w:id="44" w:author="01robinson" w:date="2014-03-13T08:50:00Z"/>
        </w:rPr>
      </w:pPr>
      <w:commentRangeStart w:id="45"/>
      <w:del w:id="46" w:author="01robinson" w:date="2014-03-13T08:50:00Z">
        <w:r>
          <w:delText>My aim for the project is to</w:delText>
        </w:r>
        <w:r w:rsidR="00AE7F39">
          <w:delText xml:space="preserve"> create a tool which simulates ants and how they evolve over time due to the mutation of their characteristics. I will use ideas from the above solutions to similar problems to create this tool.</w:delText>
        </w:r>
        <w:commentRangeEnd w:id="45"/>
        <w:r w:rsidR="00AE7F39">
          <w:rPr>
            <w:rStyle w:val="CommentReference"/>
          </w:rPr>
          <w:commentReference w:id="45"/>
        </w:r>
      </w:del>
    </w:p>
    <w:p w14:paraId="1500B696" w14:textId="77777777" w:rsidR="0026669C" w:rsidRDefault="0026669C">
      <w:pPr>
        <w:spacing w:after="240"/>
      </w:pPr>
    </w:p>
    <w:p w14:paraId="07612451" w14:textId="77777777" w:rsidR="004D3202" w:rsidRDefault="004D3202">
      <w:pPr>
        <w:pStyle w:val="Heading2"/>
        <w:spacing w:after="240"/>
      </w:pPr>
      <w:bookmarkStart w:id="47" w:name="_Toc381971291"/>
      <w:bookmarkStart w:id="48" w:name="_Toc382209192"/>
      <w:bookmarkStart w:id="49" w:name="_Toc382463950"/>
      <w:r>
        <w:t>Identificat</w:t>
      </w:r>
      <w:r w:rsidR="00431A0F">
        <w:t>ion of prospective user</w:t>
      </w:r>
      <w:r>
        <w:t>s</w:t>
      </w:r>
      <w:bookmarkEnd w:id="47"/>
      <w:bookmarkEnd w:id="48"/>
      <w:bookmarkEnd w:id="49"/>
    </w:p>
    <w:p w14:paraId="7715E5DB" w14:textId="77777777" w:rsidR="0032170D" w:rsidRDefault="00CC001E">
      <w:pPr>
        <w:spacing w:after="240"/>
      </w:pPr>
      <w:r>
        <w:t xml:space="preserve">Two types of users of the system have been identified – teachers in the classroom and pupils. </w:t>
      </w:r>
    </w:p>
    <w:p w14:paraId="34BAEF9F" w14:textId="7A6142B8" w:rsidR="00CC001E" w:rsidRDefault="00CC001E">
      <w:pPr>
        <w:spacing w:after="240"/>
      </w:pPr>
      <w:r>
        <w:t>Teacher users are teachers of Biology who conduct classes for 12-13 year olds at Kingswood School in which an introduction to evolution is required. Class sizes are from 10-15 pupils. The teacher users have a</w:t>
      </w:r>
      <w:r w:rsidR="0032170D">
        <w:t>n</w:t>
      </w:r>
      <w:r>
        <w:t xml:space="preserve"> </w:t>
      </w:r>
      <w:r w:rsidR="0032170D">
        <w:t>adequate knowledge of computing and application</w:t>
      </w:r>
      <w:r>
        <w:t>. Teachers will use the tool to demonstrate the basic concepts of evolution to the pupils, and will act as an administrator for the tool</w:t>
      </w:r>
      <w:r w:rsidR="00D55CEF">
        <w:t xml:space="preserve"> i.e. deciding when it is to be used and setting it for homework</w:t>
      </w:r>
      <w:r>
        <w:t>.</w:t>
      </w:r>
    </w:p>
    <w:p w14:paraId="02878972" w14:textId="77777777" w:rsidR="00A50508" w:rsidRPr="00A37842" w:rsidRDefault="00CC001E">
      <w:pPr>
        <w:spacing w:after="240"/>
      </w:pPr>
      <w:r>
        <w:t>Pupil users are aged 12-13, are of mixed ability and have already had some background in science. They lack any detailed knowledge of evolution, although they are likely to have heard of it, and may find the idea challenging. The pupil users know how to follow simple instructions on a computer and use simple applications. Pupils will use the tool to see how the concepts of evolution taught to them in the classroom can be illustrated and ‘brought to life’.</w:t>
      </w:r>
      <w:r w:rsidR="00643925">
        <w:t xml:space="preserve"> </w:t>
      </w:r>
    </w:p>
    <w:p w14:paraId="24B0965C" w14:textId="77777777" w:rsidR="004D3202" w:rsidRDefault="004D3202">
      <w:pPr>
        <w:pStyle w:val="Heading2"/>
        <w:spacing w:after="240"/>
      </w:pPr>
      <w:bookmarkStart w:id="50" w:name="_Toc381971292"/>
      <w:bookmarkStart w:id="51" w:name="_Toc382209193"/>
      <w:bookmarkStart w:id="52" w:name="_Toc382463951"/>
      <w:r>
        <w:t>Identification of user needs and acceptable limitations</w:t>
      </w:r>
      <w:bookmarkEnd w:id="50"/>
      <w:bookmarkEnd w:id="51"/>
      <w:bookmarkEnd w:id="52"/>
    </w:p>
    <w:p w14:paraId="258506E4" w14:textId="77777777" w:rsidR="00A43E4A" w:rsidRDefault="00A43E4A">
      <w:pPr>
        <w:spacing w:after="240"/>
      </w:pPr>
      <w:r>
        <w:t xml:space="preserve">Analysis of user needs and acceptable limitations has been undertaken for both </w:t>
      </w:r>
      <w:r w:rsidR="001D19D6">
        <w:t xml:space="preserve">sets of </w:t>
      </w:r>
      <w:r>
        <w:t>users – teachers and pupils.</w:t>
      </w:r>
    </w:p>
    <w:p w14:paraId="7B661D89" w14:textId="77777777" w:rsidR="00A43E4A" w:rsidRDefault="00A43E4A">
      <w:pPr>
        <w:pStyle w:val="Heading3"/>
        <w:spacing w:after="240"/>
      </w:pPr>
      <w:r>
        <w:t>User needs – teachers</w:t>
      </w:r>
    </w:p>
    <w:p w14:paraId="17880044" w14:textId="77777777" w:rsidR="00A43E4A" w:rsidRPr="00A43E4A" w:rsidRDefault="00A43E4A" w:rsidP="00BC3BA0">
      <w:pPr>
        <w:ind w:left="360"/>
      </w:pPr>
      <w:r>
        <w:t xml:space="preserve">Teachers require a tool that quickly and easily illustrates the concept of evolution in a manner that is </w:t>
      </w:r>
      <w:r w:rsidR="001D19D6">
        <w:t xml:space="preserve">understandable and </w:t>
      </w:r>
      <w:r>
        <w:t xml:space="preserve">interesting to children and which is easy to administer. Teachers’ more </w:t>
      </w:r>
      <w:r w:rsidR="00F13A7B">
        <w:t>d</w:t>
      </w:r>
      <w:r>
        <w:t>etailed requirements are:</w:t>
      </w:r>
    </w:p>
    <w:p w14:paraId="5D945C1B" w14:textId="7A27436A" w:rsidR="00CC001E" w:rsidRDefault="00CC001E" w:rsidP="00940C2B">
      <w:pPr>
        <w:pStyle w:val="ListParagraph"/>
        <w:numPr>
          <w:ilvl w:val="0"/>
          <w:numId w:val="5"/>
        </w:numPr>
        <w:spacing w:after="0"/>
        <w:ind w:left="720"/>
      </w:pPr>
      <w:r>
        <w:t xml:space="preserve">As a teaching tool there </w:t>
      </w:r>
      <w:r w:rsidRPr="001567E1">
        <w:rPr>
          <w:b/>
        </w:rPr>
        <w:t>should not be a steep learning curve</w:t>
      </w:r>
      <w:r>
        <w:t xml:space="preserve"> i.e. the tool should not be over complex in its ideas, as this would defeat the point of simplifying the teaching of the concept.</w:t>
      </w:r>
    </w:p>
    <w:p w14:paraId="18AC1399" w14:textId="77777777" w:rsidR="00CC001E" w:rsidRDefault="00CC001E" w:rsidP="00940C2B">
      <w:pPr>
        <w:pStyle w:val="ListParagraph"/>
        <w:numPr>
          <w:ilvl w:val="0"/>
          <w:numId w:val="5"/>
        </w:numPr>
        <w:spacing w:after="0"/>
        <w:ind w:left="720"/>
      </w:pPr>
      <w:r w:rsidRPr="00F13A7B">
        <w:t xml:space="preserve">As the tool is </w:t>
      </w:r>
      <w:r>
        <w:t xml:space="preserve">to be </w:t>
      </w:r>
      <w:r w:rsidRPr="00F13A7B">
        <w:t xml:space="preserve">used as both a teaching tool and a tool to prompt independent learning/further study into the subject area by pupils the tool must be able to be </w:t>
      </w:r>
      <w:r w:rsidRPr="008C3761">
        <w:rPr>
          <w:b/>
        </w:rPr>
        <w:t xml:space="preserve">used within </w:t>
      </w:r>
      <w:r w:rsidRPr="008C3761">
        <w:rPr>
          <w:b/>
        </w:rPr>
        <w:lastRenderedPageBreak/>
        <w:t>the classroom</w:t>
      </w:r>
      <w:r w:rsidRPr="00F13A7B">
        <w:t xml:space="preserve"> (or computer room) as well as </w:t>
      </w:r>
      <w:r w:rsidRPr="008C3761">
        <w:rPr>
          <w:b/>
        </w:rPr>
        <w:t>by the pupils in their own time or for homework at home</w:t>
      </w:r>
      <w:r w:rsidRPr="00F13A7B">
        <w:t>.</w:t>
      </w:r>
    </w:p>
    <w:p w14:paraId="1C789C97" w14:textId="77777777" w:rsidR="00CC001E" w:rsidRDefault="00CC001E" w:rsidP="00940C2B">
      <w:pPr>
        <w:pStyle w:val="ListParagraph"/>
        <w:numPr>
          <w:ilvl w:val="0"/>
          <w:numId w:val="5"/>
        </w:numPr>
        <w:spacing w:after="0"/>
        <w:ind w:left="720"/>
      </w:pPr>
      <w:r>
        <w:t xml:space="preserve">The tool needs to be </w:t>
      </w:r>
      <w:r w:rsidRPr="005B7C10">
        <w:rPr>
          <w:b/>
        </w:rPr>
        <w:t>able to be used by 12-13 year old pupils</w:t>
      </w:r>
      <w:r>
        <w:t xml:space="preserve">, either individually or in small groups of 4-6, and must be </w:t>
      </w:r>
      <w:r w:rsidRPr="005B7C10">
        <w:rPr>
          <w:b/>
        </w:rPr>
        <w:t>extremely simple to use</w:t>
      </w:r>
      <w:r>
        <w:t xml:space="preserve"> with minimum tutoring required – no more than 5 minutes.</w:t>
      </w:r>
    </w:p>
    <w:p w14:paraId="5A1C15AF" w14:textId="77777777" w:rsidR="00CC001E" w:rsidRDefault="00CC001E" w:rsidP="00940C2B">
      <w:pPr>
        <w:pStyle w:val="ListParagraph"/>
        <w:numPr>
          <w:ilvl w:val="0"/>
          <w:numId w:val="5"/>
        </w:numPr>
        <w:spacing w:after="0"/>
        <w:ind w:left="720"/>
      </w:pPr>
      <w:r w:rsidRPr="00E94777">
        <w:rPr>
          <w:b/>
        </w:rPr>
        <w:t xml:space="preserve">Setting up and running a simulation should take no more than </w:t>
      </w:r>
      <w:r>
        <w:rPr>
          <w:b/>
        </w:rPr>
        <w:t xml:space="preserve">5 </w:t>
      </w:r>
      <w:r w:rsidRPr="00E94777">
        <w:rPr>
          <w:b/>
        </w:rPr>
        <w:t>minutes</w:t>
      </w:r>
      <w:r>
        <w:t xml:space="preserve"> per simulation by pupils.</w:t>
      </w:r>
    </w:p>
    <w:p w14:paraId="0278C9B2" w14:textId="77777777" w:rsidR="00CC001E" w:rsidRDefault="00CC001E" w:rsidP="00940C2B">
      <w:pPr>
        <w:pStyle w:val="ListParagraph"/>
        <w:numPr>
          <w:ilvl w:val="0"/>
          <w:numId w:val="5"/>
        </w:numPr>
        <w:spacing w:after="0"/>
        <w:ind w:left="720"/>
      </w:pPr>
      <w:r>
        <w:rPr>
          <w:b/>
        </w:rPr>
        <w:t xml:space="preserve">Total time for using the tool </w:t>
      </w:r>
      <w:r w:rsidRPr="00326312">
        <w:t>– from instruction to the analysis of results –</w:t>
      </w:r>
      <w:r>
        <w:rPr>
          <w:b/>
        </w:rPr>
        <w:t xml:space="preserve"> should be about 22 minutes.</w:t>
      </w:r>
    </w:p>
    <w:p w14:paraId="6EDE7373" w14:textId="77777777" w:rsidR="00CC001E" w:rsidRDefault="00CC001E" w:rsidP="00940C2B">
      <w:pPr>
        <w:pStyle w:val="ListParagraph"/>
        <w:numPr>
          <w:ilvl w:val="0"/>
          <w:numId w:val="5"/>
        </w:numPr>
        <w:spacing w:after="0"/>
        <w:ind w:left="720"/>
      </w:pPr>
      <w:r>
        <w:t xml:space="preserve">The tool must be </w:t>
      </w:r>
      <w:r w:rsidRPr="00E94777">
        <w:rPr>
          <w:b/>
        </w:rPr>
        <w:t>portrayed in a way to best engage this age group</w:t>
      </w:r>
      <w:r>
        <w:rPr>
          <w:b/>
        </w:rPr>
        <w:t xml:space="preserve">, </w:t>
      </w:r>
      <w:r w:rsidRPr="00282972">
        <w:t>together</w:t>
      </w:r>
      <w:r>
        <w:t xml:space="preserve"> with any linking content suitable for this age group. The tool must be fun and engaging.</w:t>
      </w:r>
    </w:p>
    <w:p w14:paraId="66FFEF0D" w14:textId="77777777" w:rsidR="00CC001E" w:rsidRDefault="00CC001E" w:rsidP="00940C2B">
      <w:pPr>
        <w:pStyle w:val="ListParagraph"/>
        <w:numPr>
          <w:ilvl w:val="0"/>
          <w:numId w:val="5"/>
        </w:numPr>
        <w:spacing w:after="0"/>
        <w:ind w:left="720"/>
      </w:pPr>
      <w:r>
        <w:t xml:space="preserve">All pupils in the classroom and outside the classroom should have </w:t>
      </w:r>
      <w:r w:rsidRPr="005B7C10">
        <w:rPr>
          <w:b/>
        </w:rPr>
        <w:t>equal access to the tool</w:t>
      </w:r>
      <w:r>
        <w:t xml:space="preserve"> and there should be </w:t>
      </w:r>
      <w:r w:rsidRPr="005B7C10">
        <w:rPr>
          <w:b/>
        </w:rPr>
        <w:t>no minimum system requirements</w:t>
      </w:r>
      <w:r>
        <w:t xml:space="preserve"> (e.g. owning a smart phone), so that everyone can use it.</w:t>
      </w:r>
    </w:p>
    <w:p w14:paraId="0382A243" w14:textId="77777777" w:rsidR="00CC001E" w:rsidRDefault="00CC001E" w:rsidP="00940C2B">
      <w:pPr>
        <w:pStyle w:val="ListParagraph"/>
        <w:numPr>
          <w:ilvl w:val="0"/>
          <w:numId w:val="5"/>
        </w:numPr>
        <w:spacing w:after="0"/>
        <w:ind w:left="720"/>
      </w:pPr>
      <w:r>
        <w:t xml:space="preserve">When first introduced, </w:t>
      </w:r>
      <w:r w:rsidRPr="005B7C10">
        <w:rPr>
          <w:b/>
        </w:rPr>
        <w:t>the tool must be demonstrated by a teacher</w:t>
      </w:r>
      <w:r>
        <w:rPr>
          <w:b/>
        </w:rPr>
        <w:t xml:space="preserve"> through a projector</w:t>
      </w:r>
      <w:r>
        <w:t xml:space="preserve"> so that the pupils can get the most out of the tool and so that it is used correctly and all features used to their maximum effectively.</w:t>
      </w:r>
    </w:p>
    <w:p w14:paraId="65880900" w14:textId="77777777" w:rsidR="00F13A7B" w:rsidRDefault="00F13A7B">
      <w:pPr>
        <w:pStyle w:val="Heading3"/>
        <w:spacing w:after="240"/>
      </w:pPr>
      <w:r>
        <w:t>User needs – pupils</w:t>
      </w:r>
    </w:p>
    <w:p w14:paraId="2ECE20B7" w14:textId="77777777" w:rsidR="00CC001E" w:rsidRDefault="00CC001E" w:rsidP="00940C2B">
      <w:pPr>
        <w:pStyle w:val="ListParagraph"/>
        <w:numPr>
          <w:ilvl w:val="0"/>
          <w:numId w:val="6"/>
        </w:numPr>
        <w:spacing w:after="240"/>
        <w:ind w:left="720"/>
      </w:pPr>
      <w:r>
        <w:t xml:space="preserve">The tool must be </w:t>
      </w:r>
      <w:r w:rsidRPr="001D13F2">
        <w:rPr>
          <w:b/>
        </w:rPr>
        <w:t>suitable for 12-13 year olds</w:t>
      </w:r>
      <w:r>
        <w:rPr>
          <w:b/>
        </w:rPr>
        <w:t xml:space="preserve"> </w:t>
      </w:r>
      <w:r>
        <w:t>in terms of the complexity of content and the ease of use.</w:t>
      </w:r>
    </w:p>
    <w:p w14:paraId="34C9CC8C" w14:textId="77777777" w:rsidR="00CC001E" w:rsidRDefault="00CC001E" w:rsidP="00940C2B">
      <w:pPr>
        <w:pStyle w:val="ListParagraph"/>
        <w:numPr>
          <w:ilvl w:val="0"/>
          <w:numId w:val="6"/>
        </w:numPr>
        <w:spacing w:after="240"/>
        <w:ind w:left="720"/>
      </w:pPr>
      <w:r>
        <w:t xml:space="preserve">It must be </w:t>
      </w:r>
      <w:r w:rsidRPr="00E94777">
        <w:rPr>
          <w:b/>
        </w:rPr>
        <w:t>fun and engaging</w:t>
      </w:r>
      <w:r>
        <w:t xml:space="preserve"> – that is, pupils should enjoy each simulation and want to run several.</w:t>
      </w:r>
    </w:p>
    <w:p w14:paraId="3CB8D5F3" w14:textId="77777777" w:rsidR="00CC001E" w:rsidRDefault="00CC001E" w:rsidP="00940C2B">
      <w:pPr>
        <w:pStyle w:val="ListParagraph"/>
        <w:numPr>
          <w:ilvl w:val="0"/>
          <w:numId w:val="6"/>
        </w:numPr>
        <w:spacing w:after="240"/>
        <w:ind w:left="720"/>
      </w:pPr>
      <w:r>
        <w:t xml:space="preserve">It must be capable of </w:t>
      </w:r>
      <w:r w:rsidRPr="00E94777">
        <w:rPr>
          <w:b/>
        </w:rPr>
        <w:t>communicating clear learnings</w:t>
      </w:r>
      <w:r>
        <w:t>.</w:t>
      </w:r>
    </w:p>
    <w:p w14:paraId="5913B287" w14:textId="00498602" w:rsidR="00787DD0" w:rsidRDefault="00CC001E" w:rsidP="00940C2B">
      <w:pPr>
        <w:pStyle w:val="ListParagraph"/>
        <w:numPr>
          <w:ilvl w:val="0"/>
          <w:numId w:val="6"/>
        </w:numPr>
        <w:spacing w:after="240"/>
        <w:ind w:left="720"/>
      </w:pPr>
      <w:r>
        <w:t xml:space="preserve">It must be capable of being </w:t>
      </w:r>
      <w:r w:rsidRPr="00E94777">
        <w:rPr>
          <w:b/>
        </w:rPr>
        <w:t>accessed by all pupils</w:t>
      </w:r>
      <w:r w:rsidR="00D55CEF">
        <w:rPr>
          <w:b/>
        </w:rPr>
        <w:t xml:space="preserve"> </w:t>
      </w:r>
      <w:r w:rsidR="00D55CEF" w:rsidRPr="00D55CEF">
        <w:t>both inside and outside the classroom</w:t>
      </w:r>
      <w:r w:rsidR="00E94777" w:rsidRPr="00D55CEF">
        <w:t>.</w:t>
      </w:r>
    </w:p>
    <w:p w14:paraId="59190573" w14:textId="77777777" w:rsidR="00FB3C66" w:rsidRDefault="00FB3C66" w:rsidP="00BC3BA0">
      <w:pPr>
        <w:pStyle w:val="Heading3"/>
      </w:pPr>
      <w:r>
        <w:t>Software</w:t>
      </w:r>
    </w:p>
    <w:p w14:paraId="2FF2EEB6" w14:textId="193F691D" w:rsidR="00FB3C66" w:rsidRDefault="00FB3C66" w:rsidP="00E357D0">
      <w:pPr>
        <w:pStyle w:val="ListParagraph"/>
        <w:numPr>
          <w:ilvl w:val="0"/>
          <w:numId w:val="25"/>
        </w:numPr>
      </w:pPr>
      <w:r>
        <w:t xml:space="preserve">The </w:t>
      </w:r>
      <w:r w:rsidR="00EC33A1">
        <w:t>tool</w:t>
      </w:r>
      <w:r w:rsidR="00AC30E3">
        <w:t xml:space="preserve"> must </w:t>
      </w:r>
      <w:r w:rsidR="00AC30E3" w:rsidRPr="00EC33A1">
        <w:rPr>
          <w:b/>
        </w:rPr>
        <w:t>work on the major web browsers</w:t>
      </w:r>
      <w:r w:rsidR="00AC30E3">
        <w:t>:</w:t>
      </w:r>
    </w:p>
    <w:p w14:paraId="15BC7F1B" w14:textId="601E0226" w:rsidR="00AC30E3" w:rsidRDefault="00AC30E3" w:rsidP="00E357D0">
      <w:pPr>
        <w:pStyle w:val="ListParagraph"/>
        <w:numPr>
          <w:ilvl w:val="1"/>
          <w:numId w:val="25"/>
        </w:numPr>
      </w:pPr>
      <w:r>
        <w:t>Internet explorer 9 and upwards (current school version)</w:t>
      </w:r>
      <w:r w:rsidR="003053BC">
        <w:t>.</w:t>
      </w:r>
    </w:p>
    <w:p w14:paraId="7B64F11E" w14:textId="77777777" w:rsidR="00AC30E3" w:rsidRDefault="00AC30E3" w:rsidP="00E357D0">
      <w:pPr>
        <w:pStyle w:val="ListParagraph"/>
        <w:numPr>
          <w:ilvl w:val="1"/>
          <w:numId w:val="25"/>
        </w:numPr>
      </w:pPr>
      <w:r>
        <w:t>Firefox version 20 and upwards</w:t>
      </w:r>
      <w:r w:rsidR="003053BC">
        <w:t>.</w:t>
      </w:r>
    </w:p>
    <w:p w14:paraId="6A830295" w14:textId="77777777" w:rsidR="00AC30E3" w:rsidRDefault="00AC30E3" w:rsidP="00E357D0">
      <w:pPr>
        <w:pStyle w:val="ListParagraph"/>
        <w:numPr>
          <w:ilvl w:val="1"/>
          <w:numId w:val="25"/>
        </w:numPr>
      </w:pPr>
      <w:r>
        <w:t>Chrome version 22 and upwards</w:t>
      </w:r>
      <w:r w:rsidR="003053BC">
        <w:t>.</w:t>
      </w:r>
    </w:p>
    <w:p w14:paraId="5A600006" w14:textId="30B03E0D" w:rsidR="00EC33A1" w:rsidRPr="00FB3C66" w:rsidRDefault="00EC33A1" w:rsidP="00E357D0">
      <w:pPr>
        <w:pStyle w:val="ListParagraph"/>
        <w:numPr>
          <w:ilvl w:val="0"/>
          <w:numId w:val="25"/>
        </w:numPr>
      </w:pPr>
      <w:r>
        <w:t xml:space="preserve">The tool must be able to </w:t>
      </w:r>
      <w:r w:rsidRPr="00EC33A1">
        <w:rPr>
          <w:b/>
        </w:rPr>
        <w:t>run on Windows 7</w:t>
      </w:r>
      <w:r>
        <w:t xml:space="preserve"> which is the current school operating system.</w:t>
      </w:r>
    </w:p>
    <w:p w14:paraId="3F07038B" w14:textId="77777777" w:rsidR="00FB3C66" w:rsidRDefault="00FB3C66" w:rsidP="00BC3BA0">
      <w:pPr>
        <w:pStyle w:val="Heading3"/>
      </w:pPr>
      <w:r>
        <w:t>Hardware</w:t>
      </w:r>
    </w:p>
    <w:p w14:paraId="0B1FB72D" w14:textId="4F0DFC76" w:rsidR="00AC30E3" w:rsidRDefault="00AC30E3" w:rsidP="00E357D0">
      <w:pPr>
        <w:pStyle w:val="ListParagraph"/>
        <w:numPr>
          <w:ilvl w:val="0"/>
          <w:numId w:val="14"/>
        </w:numPr>
      </w:pPr>
      <w:commentRangeStart w:id="53"/>
      <w:r>
        <w:t xml:space="preserve">The </w:t>
      </w:r>
      <w:r w:rsidR="00EC33A1">
        <w:rPr>
          <w:b/>
        </w:rPr>
        <w:t>tool</w:t>
      </w:r>
      <w:r w:rsidRPr="00CF1784">
        <w:rPr>
          <w:b/>
        </w:rPr>
        <w:t xml:space="preserve"> must</w:t>
      </w:r>
      <w:r>
        <w:t xml:space="preserve"> </w:t>
      </w:r>
      <w:r w:rsidRPr="00CF1784">
        <w:rPr>
          <w:b/>
        </w:rPr>
        <w:t>run smoothly</w:t>
      </w:r>
      <w:r w:rsidR="00D55CEF">
        <w:t xml:space="preserve"> </w:t>
      </w:r>
      <w:r w:rsidR="00EC33A1">
        <w:t xml:space="preserve">on </w:t>
      </w:r>
      <w:r w:rsidR="00D55CEF">
        <w:t>the computers provided in the ICT rooms</w:t>
      </w:r>
      <w:r w:rsidR="00EC33A1">
        <w:t>.</w:t>
      </w:r>
      <w:commentRangeEnd w:id="53"/>
      <w:r w:rsidR="00EC33A1">
        <w:rPr>
          <w:rStyle w:val="CommentReference"/>
        </w:rPr>
        <w:commentReference w:id="53"/>
      </w:r>
    </w:p>
    <w:p w14:paraId="48C837EE" w14:textId="1EB5ABC2" w:rsidR="00EE3877" w:rsidRDefault="00EE3877" w:rsidP="00EE3877">
      <w:pPr>
        <w:pStyle w:val="ListParagraph"/>
        <w:numPr>
          <w:ilvl w:val="1"/>
          <w:numId w:val="14"/>
        </w:numPr>
        <w:rPr>
          <w:ins w:id="54" w:author="01robinson" w:date="2014-03-13T08:50:00Z"/>
        </w:rPr>
      </w:pPr>
      <w:ins w:id="55" w:author="01robinson" w:date="2014-03-13T08:50:00Z">
        <w:r>
          <w:t xml:space="preserve">Most computers are fitted with: Windows 7; Intel(R) Core(TM)2 Duo CPU E8400 @ 3.00GHz; 2.00 GB Memory. </w:t>
        </w:r>
        <w:r w:rsidRPr="00AF7980">
          <w:rPr>
            <w:i/>
          </w:rPr>
          <w:t>Note</w:t>
        </w:r>
        <w:r>
          <w:t>: Smoothly means with no noticeable judder (≥15fps) with standard use of the tool.</w:t>
        </w:r>
      </w:ins>
    </w:p>
    <w:p w14:paraId="5AC2FE5B" w14:textId="77777777" w:rsidR="00AC30E3" w:rsidRDefault="00AC30E3" w:rsidP="00E357D0">
      <w:pPr>
        <w:pStyle w:val="ListParagraph"/>
        <w:numPr>
          <w:ilvl w:val="0"/>
          <w:numId w:val="14"/>
        </w:numPr>
      </w:pPr>
      <w:r>
        <w:t>Only a mouse and keyboards can be used as input devices for the system as these are all that are provided by every work station.</w:t>
      </w:r>
    </w:p>
    <w:p w14:paraId="05A4CE11" w14:textId="2F19C939" w:rsidR="00AD7415" w:rsidRPr="00AC30E3" w:rsidRDefault="00AD7415" w:rsidP="00E357D0">
      <w:pPr>
        <w:pStyle w:val="ListParagraph"/>
        <w:numPr>
          <w:ilvl w:val="0"/>
          <w:numId w:val="14"/>
        </w:numPr>
      </w:pPr>
      <w:r>
        <w:t xml:space="preserve">The </w:t>
      </w:r>
      <w:r w:rsidR="00EC33A1">
        <w:t>tool</w:t>
      </w:r>
      <w:r>
        <w:t xml:space="preserve"> should be able to </w:t>
      </w:r>
      <w:r w:rsidRPr="00CF1784">
        <w:rPr>
          <w:b/>
        </w:rPr>
        <w:t>scale up to resolutions larger then 800x600</w:t>
      </w:r>
      <w:r>
        <w:t xml:space="preserve"> so that it can be displayed </w:t>
      </w:r>
      <w:r w:rsidR="00EC33A1">
        <w:t>through</w:t>
      </w:r>
      <w:r>
        <w:t xml:space="preserve"> a </w:t>
      </w:r>
      <w:r w:rsidR="00EC33A1">
        <w:t xml:space="preserve">school </w:t>
      </w:r>
      <w:r>
        <w:t>projector</w:t>
      </w:r>
      <w:r w:rsidR="00EC33A1">
        <w:t xml:space="preserve"> onto an interactive whiteboard</w:t>
      </w:r>
      <w:r>
        <w:t>.</w:t>
      </w:r>
    </w:p>
    <w:p w14:paraId="1E820FF6" w14:textId="77777777" w:rsidR="00FB3C66" w:rsidRDefault="00FB3C66" w:rsidP="00BC3BA0">
      <w:pPr>
        <w:pStyle w:val="Heading3"/>
      </w:pPr>
      <w:r>
        <w:t>Simulation</w:t>
      </w:r>
    </w:p>
    <w:p w14:paraId="78A5FA4D" w14:textId="581D0D59" w:rsidR="003F6DDA" w:rsidRPr="003F6DDA" w:rsidRDefault="003F6DDA" w:rsidP="00E357D0">
      <w:pPr>
        <w:pStyle w:val="ListParagraph"/>
        <w:numPr>
          <w:ilvl w:val="0"/>
          <w:numId w:val="27"/>
        </w:numPr>
        <w:spacing w:after="0"/>
      </w:pPr>
      <w:r>
        <w:t xml:space="preserve">The tool should </w:t>
      </w:r>
      <w:r w:rsidRPr="005B7C10">
        <w:rPr>
          <w:b/>
        </w:rPr>
        <w:t>not be expected to be completely accurate</w:t>
      </w:r>
      <w:r>
        <w:t xml:space="preserve"> and approximations may be made so not to increase the complexity of the simulation beyond the scope of the teaching</w:t>
      </w:r>
      <w:r w:rsidR="002845E0">
        <w:t>.</w:t>
      </w:r>
    </w:p>
    <w:p w14:paraId="7EAB032A" w14:textId="77777777" w:rsidR="00107314" w:rsidRDefault="00AD7415" w:rsidP="00E357D0">
      <w:pPr>
        <w:pStyle w:val="ListParagraph"/>
        <w:numPr>
          <w:ilvl w:val="0"/>
          <w:numId w:val="26"/>
        </w:numPr>
        <w:spacing w:after="240"/>
      </w:pPr>
      <w:r>
        <w:t xml:space="preserve">The simulation should not be expected to model realistic ant movement it should only be expected to </w:t>
      </w:r>
      <w:r w:rsidRPr="00EC33A1">
        <w:rPr>
          <w:b/>
        </w:rPr>
        <w:t>model a 2d representation of ant movement</w:t>
      </w:r>
      <w:r>
        <w:t>.</w:t>
      </w:r>
    </w:p>
    <w:p w14:paraId="01A5684F" w14:textId="77777777" w:rsidR="003053BC" w:rsidRDefault="00AD7415" w:rsidP="00E357D0">
      <w:pPr>
        <w:pStyle w:val="ListParagraph"/>
        <w:numPr>
          <w:ilvl w:val="0"/>
          <w:numId w:val="26"/>
        </w:numPr>
        <w:spacing w:after="240"/>
      </w:pPr>
      <w:r>
        <w:lastRenderedPageBreak/>
        <w:t xml:space="preserve">The simulation should not be expected to model a realistic </w:t>
      </w:r>
      <w:r w:rsidR="003053BC">
        <w:t>environment.</w:t>
      </w:r>
    </w:p>
    <w:p w14:paraId="419F5087" w14:textId="76B93852" w:rsidR="003053BC" w:rsidRDefault="003053BC" w:rsidP="00E357D0">
      <w:pPr>
        <w:pStyle w:val="ListParagraph"/>
        <w:numPr>
          <w:ilvl w:val="1"/>
          <w:numId w:val="26"/>
        </w:numPr>
        <w:spacing w:after="240"/>
      </w:pPr>
      <w:r>
        <w:t xml:space="preserve">However should </w:t>
      </w:r>
      <w:r w:rsidRPr="00EC33A1">
        <w:rPr>
          <w:b/>
        </w:rPr>
        <w:t>simulate basic regenerating food sources</w:t>
      </w:r>
      <w:r>
        <w:t>.</w:t>
      </w:r>
    </w:p>
    <w:p w14:paraId="17E11CDE" w14:textId="02BB194C" w:rsidR="003053BC" w:rsidRDefault="003053BC" w:rsidP="00E357D0">
      <w:pPr>
        <w:pStyle w:val="ListParagraph"/>
        <w:numPr>
          <w:ilvl w:val="1"/>
          <w:numId w:val="26"/>
        </w:numPr>
        <w:spacing w:after="240"/>
      </w:pPr>
      <w:r>
        <w:t xml:space="preserve">Should only </w:t>
      </w:r>
      <w:r w:rsidRPr="00EC33A1">
        <w:rPr>
          <w:b/>
        </w:rPr>
        <w:t>simulate a 2d terrain</w:t>
      </w:r>
      <w:r>
        <w:t>.</w:t>
      </w:r>
    </w:p>
    <w:p w14:paraId="321D3D14" w14:textId="70ACD4DC" w:rsidR="003053BC" w:rsidRDefault="003053BC" w:rsidP="00E357D0">
      <w:pPr>
        <w:pStyle w:val="ListParagraph"/>
        <w:numPr>
          <w:ilvl w:val="0"/>
          <w:numId w:val="26"/>
        </w:numPr>
        <w:spacing w:after="240"/>
      </w:pPr>
      <w:r>
        <w:t>The simulation should not simulate the complete life cycle of ants i.e. ants are born fully grown</w:t>
      </w:r>
      <w:ins w:id="56" w:author="01robinson" w:date="2014-03-13T08:50:00Z">
        <w:r w:rsidR="00EE3877">
          <w:t>;</w:t>
        </w:r>
      </w:ins>
      <w:del w:id="57" w:author="01robinson" w:date="2014-03-13T08:50:00Z">
        <w:r w:rsidR="00CF1784">
          <w:delText>,</w:delText>
        </w:r>
      </w:del>
      <w:r w:rsidR="00CF1784">
        <w:t xml:space="preserve"> it should only </w:t>
      </w:r>
      <w:r w:rsidR="00CF1784" w:rsidRPr="00EC33A1">
        <w:rPr>
          <w:b/>
        </w:rPr>
        <w:t>model the ant’s adult life</w:t>
      </w:r>
      <w:r>
        <w:t>.</w:t>
      </w:r>
    </w:p>
    <w:p w14:paraId="26BCE63C" w14:textId="77777777" w:rsidR="005926E6" w:rsidRDefault="003053BC" w:rsidP="00E357D0">
      <w:pPr>
        <w:pStyle w:val="ListParagraph"/>
        <w:numPr>
          <w:ilvl w:val="0"/>
          <w:numId w:val="26"/>
        </w:numPr>
        <w:spacing w:after="240"/>
      </w:pPr>
      <w:r>
        <w:t>The simulation should not model the inner workin</w:t>
      </w:r>
      <w:r w:rsidR="005E2DFE">
        <w:t xml:space="preserve">gs of the nest only the </w:t>
      </w:r>
      <w:r w:rsidR="005E2DFE" w:rsidRPr="00EC33A1">
        <w:rPr>
          <w:b/>
        </w:rPr>
        <w:t>concept of the nest</w:t>
      </w:r>
      <w:r w:rsidR="005E2DFE">
        <w:t xml:space="preserve"> is where the Queen lives and new ants are born and where food is stored.</w:t>
      </w:r>
    </w:p>
    <w:p w14:paraId="37D94797" w14:textId="77777777" w:rsidR="00F13A7B" w:rsidRDefault="00F13A7B" w:rsidP="00BC3BA0">
      <w:pPr>
        <w:pStyle w:val="ListParagraph"/>
      </w:pPr>
    </w:p>
    <w:p w14:paraId="259C43C0" w14:textId="77777777" w:rsidR="004D3202" w:rsidRDefault="004D3202">
      <w:pPr>
        <w:pStyle w:val="Heading2"/>
        <w:spacing w:after="240"/>
      </w:pPr>
      <w:bookmarkStart w:id="58" w:name="_Toc381971293"/>
      <w:bookmarkStart w:id="59" w:name="_Toc382209194"/>
      <w:bookmarkStart w:id="60" w:name="_Toc382463952"/>
      <w:r>
        <w:t>Data sources and destinations</w:t>
      </w:r>
      <w:bookmarkEnd w:id="58"/>
      <w:bookmarkEnd w:id="59"/>
      <w:bookmarkEnd w:id="60"/>
    </w:p>
    <w:p w14:paraId="03A2EE7A" w14:textId="316EF3BC" w:rsidR="006136D4" w:rsidRDefault="00CC001E" w:rsidP="00CF1784">
      <w:r>
        <w:t>The pupils will input values through buttons and sliders into the simulation via the user interface. The values selected will be used to change how the simulation runs and will therefore require heavy processing (running through the simulation).</w:t>
      </w:r>
      <w:r w:rsidR="00CF1784">
        <w:t xml:space="preserve"> </w:t>
      </w:r>
      <w:r>
        <w:t>The simulation will output the result in an animation onto the screen</w:t>
      </w:r>
      <w:r w:rsidR="00107314">
        <w:t>.</w:t>
      </w:r>
    </w:p>
    <w:p w14:paraId="1CA382E2" w14:textId="77777777" w:rsidR="006766E8" w:rsidRPr="002825B2" w:rsidRDefault="006766E8">
      <w:pPr>
        <w:pStyle w:val="ListParagraph"/>
      </w:pPr>
    </w:p>
    <w:p w14:paraId="47E0D34B" w14:textId="77777777" w:rsidR="004D3202" w:rsidRDefault="004D3202">
      <w:pPr>
        <w:pStyle w:val="Heading2"/>
        <w:spacing w:after="240"/>
      </w:pPr>
      <w:bookmarkStart w:id="61" w:name="_Toc381971294"/>
      <w:bookmarkStart w:id="62" w:name="_Toc382209195"/>
      <w:bookmarkStart w:id="63" w:name="_Toc382463953"/>
      <w:r>
        <w:t>Data volumes</w:t>
      </w:r>
      <w:bookmarkEnd w:id="61"/>
      <w:bookmarkEnd w:id="62"/>
      <w:bookmarkEnd w:id="63"/>
    </w:p>
    <w:p w14:paraId="3362366D" w14:textId="188CED94" w:rsidR="00146E71" w:rsidRDefault="00146E71">
      <w:r>
        <w:t xml:space="preserve">No data is saved as all data is processed in real time and outputted data is shown to the user </w:t>
      </w:r>
      <w:r w:rsidR="00901D21">
        <w:t>immediately</w:t>
      </w:r>
      <w:r>
        <w:t xml:space="preserve">.  So the size of the program is the only </w:t>
      </w:r>
      <w:r w:rsidR="00901D21">
        <w:t xml:space="preserve">data volume, this will be less </w:t>
      </w:r>
      <w:r w:rsidR="00B77A13">
        <w:t>than</w:t>
      </w:r>
      <w:r w:rsidR="00901D21">
        <w:t xml:space="preserve"> 1mb.</w:t>
      </w:r>
    </w:p>
    <w:p w14:paraId="0654510C" w14:textId="77777777" w:rsidR="00901D21" w:rsidRPr="00C9518B" w:rsidRDefault="00901D21"/>
    <w:p w14:paraId="6B4D1A60" w14:textId="77777777" w:rsidR="001A7223" w:rsidRPr="001A7223" w:rsidRDefault="004D3202" w:rsidP="00BC3BA0">
      <w:pPr>
        <w:pStyle w:val="Heading2"/>
        <w:spacing w:after="240"/>
      </w:pPr>
      <w:bookmarkStart w:id="64" w:name="_Toc381971295"/>
      <w:bookmarkStart w:id="65" w:name="_Toc382209196"/>
      <w:bookmarkStart w:id="66" w:name="_Toc382463954"/>
      <w:r>
        <w:t>Analysis Data Dictionary</w:t>
      </w:r>
      <w:bookmarkEnd w:id="64"/>
      <w:bookmarkEnd w:id="65"/>
      <w:bookmarkEnd w:id="66"/>
    </w:p>
    <w:p w14:paraId="07F9B589" w14:textId="77777777" w:rsidR="0045390B" w:rsidRDefault="00925089" w:rsidP="00E357D0">
      <w:pPr>
        <w:pStyle w:val="ListParagraph"/>
        <w:numPr>
          <w:ilvl w:val="0"/>
          <w:numId w:val="15"/>
        </w:numPr>
        <w:spacing w:after="240"/>
      </w:pPr>
      <w:r w:rsidRPr="00BC3BA0">
        <w:rPr>
          <w:b/>
        </w:rPr>
        <w:t>Characteristic</w:t>
      </w:r>
      <w:r w:rsidR="0045390B">
        <w:t xml:space="preserve"> – A variable feature of an ant which changes it in some way e.g. how fast it can move.</w:t>
      </w:r>
    </w:p>
    <w:p w14:paraId="11B60889" w14:textId="77777777" w:rsidR="00925089" w:rsidRDefault="0045390B" w:rsidP="00E357D0">
      <w:pPr>
        <w:pStyle w:val="ListParagraph"/>
        <w:numPr>
          <w:ilvl w:val="0"/>
          <w:numId w:val="15"/>
        </w:numPr>
        <w:spacing w:after="240"/>
      </w:pPr>
      <w:r w:rsidRPr="00BC3BA0">
        <w:rPr>
          <w:b/>
        </w:rPr>
        <w:t>Species</w:t>
      </w:r>
      <w:r>
        <w:t xml:space="preserve"> – A collection of unique </w:t>
      </w:r>
      <w:r w:rsidR="00574CA0">
        <w:t>characteristics</w:t>
      </w:r>
      <w:r>
        <w:t xml:space="preserve"> define an new species in the simulation </w:t>
      </w:r>
    </w:p>
    <w:p w14:paraId="0F72395A" w14:textId="77777777" w:rsidR="00925089" w:rsidRDefault="00925089" w:rsidP="00E357D0">
      <w:pPr>
        <w:pStyle w:val="ListParagraph"/>
        <w:numPr>
          <w:ilvl w:val="0"/>
          <w:numId w:val="15"/>
        </w:numPr>
        <w:spacing w:after="240"/>
      </w:pPr>
      <w:r w:rsidRPr="00BC3BA0">
        <w:rPr>
          <w:b/>
        </w:rPr>
        <w:t>Mutation</w:t>
      </w:r>
      <w:r w:rsidR="0045390B">
        <w:t xml:space="preserve"> – A random event which alters a </w:t>
      </w:r>
      <w:r w:rsidR="00574CA0">
        <w:t>characteristic</w:t>
      </w:r>
    </w:p>
    <w:p w14:paraId="2C0EF369" w14:textId="0EAE4EAC" w:rsidR="00925089" w:rsidRDefault="00925089" w:rsidP="00E357D0">
      <w:pPr>
        <w:pStyle w:val="ListParagraph"/>
        <w:numPr>
          <w:ilvl w:val="0"/>
          <w:numId w:val="15"/>
        </w:numPr>
        <w:spacing w:after="240"/>
      </w:pPr>
      <w:r w:rsidRPr="00BC3BA0">
        <w:rPr>
          <w:b/>
        </w:rPr>
        <w:t>Ant</w:t>
      </w:r>
      <w:r>
        <w:t xml:space="preserve"> </w:t>
      </w:r>
      <w:r w:rsidRPr="00BC3BA0">
        <w:rPr>
          <w:b/>
        </w:rPr>
        <w:t>nest</w:t>
      </w:r>
      <w:r w:rsidR="008A0E69">
        <w:rPr>
          <w:b/>
        </w:rPr>
        <w:t xml:space="preserve"> (or just nest)</w:t>
      </w:r>
      <w:r w:rsidR="0045390B">
        <w:t xml:space="preserve"> </w:t>
      </w:r>
      <w:r w:rsidR="00574CA0">
        <w:t>–</w:t>
      </w:r>
      <w:r w:rsidR="0045390B">
        <w:t xml:space="preserve"> </w:t>
      </w:r>
      <w:r w:rsidR="00574CA0">
        <w:t>The home of the Queen ant and where it reproduces as well as a general food store</w:t>
      </w:r>
    </w:p>
    <w:p w14:paraId="549CC215" w14:textId="77777777" w:rsidR="00925089" w:rsidRDefault="00925089" w:rsidP="00E357D0">
      <w:pPr>
        <w:pStyle w:val="ListParagraph"/>
        <w:numPr>
          <w:ilvl w:val="0"/>
          <w:numId w:val="15"/>
        </w:numPr>
        <w:spacing w:after="240"/>
      </w:pPr>
      <w:r w:rsidRPr="00BC3BA0">
        <w:rPr>
          <w:b/>
        </w:rPr>
        <w:t>Queen</w:t>
      </w:r>
      <w:r>
        <w:t xml:space="preserve"> </w:t>
      </w:r>
      <w:r w:rsidRPr="00BC3BA0">
        <w:rPr>
          <w:b/>
        </w:rPr>
        <w:t>ant</w:t>
      </w:r>
      <w:r w:rsidR="00574CA0">
        <w:t xml:space="preserve"> – The head of the species and the only ant capable of reproducing</w:t>
      </w:r>
    </w:p>
    <w:p w14:paraId="1CCE8FA6" w14:textId="77777777" w:rsidR="00925089" w:rsidRDefault="00925089" w:rsidP="00E357D0">
      <w:pPr>
        <w:pStyle w:val="ListParagraph"/>
        <w:numPr>
          <w:ilvl w:val="0"/>
          <w:numId w:val="15"/>
        </w:numPr>
        <w:spacing w:after="240"/>
      </w:pPr>
      <w:r w:rsidRPr="00BC3BA0">
        <w:rPr>
          <w:b/>
        </w:rPr>
        <w:t>Worker Ant</w:t>
      </w:r>
      <w:r w:rsidR="00574CA0">
        <w:t xml:space="preserve"> – An ant whose purpose is to collect food and supply it to the nest</w:t>
      </w:r>
    </w:p>
    <w:p w14:paraId="3B699BFC" w14:textId="77777777" w:rsidR="00925089" w:rsidRDefault="00574CA0" w:rsidP="00E357D0">
      <w:pPr>
        <w:pStyle w:val="ListParagraph"/>
        <w:numPr>
          <w:ilvl w:val="0"/>
          <w:numId w:val="15"/>
        </w:numPr>
        <w:spacing w:after="240"/>
      </w:pPr>
      <w:r w:rsidRPr="00BC3BA0">
        <w:rPr>
          <w:b/>
        </w:rPr>
        <w:t>Soldier</w:t>
      </w:r>
      <w:r w:rsidR="00925089" w:rsidRPr="00BC3BA0">
        <w:rPr>
          <w:b/>
        </w:rPr>
        <w:t xml:space="preserve"> Ant</w:t>
      </w:r>
      <w:r>
        <w:t xml:space="preserve"> – An ant whose purpose is to guard the nest and other ants from attack.  And also to attack ants of a different species.</w:t>
      </w:r>
    </w:p>
    <w:p w14:paraId="5D91F3BA" w14:textId="77777777" w:rsidR="00925089" w:rsidRDefault="00925089" w:rsidP="00E357D0">
      <w:pPr>
        <w:pStyle w:val="ListParagraph"/>
        <w:numPr>
          <w:ilvl w:val="0"/>
          <w:numId w:val="15"/>
        </w:numPr>
        <w:spacing w:after="240"/>
      </w:pPr>
      <w:r w:rsidRPr="00BC3BA0">
        <w:rPr>
          <w:b/>
        </w:rPr>
        <w:t>Pheromones</w:t>
      </w:r>
      <w:r w:rsidR="00574CA0">
        <w:t xml:space="preserve"> – Chemicals deposited by ants when they move which can be detected by antennae’s and used to alert other ants of danger or as a trial to food.  Pheromones concentration slowly degrades over time due to evaporation.</w:t>
      </w:r>
    </w:p>
    <w:p w14:paraId="0CBDC6E5" w14:textId="17D644D3" w:rsidR="00574CA0" w:rsidRDefault="00574CA0" w:rsidP="00E357D0">
      <w:pPr>
        <w:pStyle w:val="ListParagraph"/>
        <w:numPr>
          <w:ilvl w:val="0"/>
          <w:numId w:val="15"/>
        </w:numPr>
        <w:spacing w:after="240"/>
      </w:pPr>
      <w:r w:rsidRPr="00BC3BA0">
        <w:rPr>
          <w:b/>
        </w:rPr>
        <w:t>Trial pheromone</w:t>
      </w:r>
      <w:r>
        <w:t xml:space="preserve"> – Deposited by worker ants and used as trials to </w:t>
      </w:r>
      <w:r w:rsidR="00932BDE">
        <w:t xml:space="preserve">and from </w:t>
      </w:r>
      <w:r>
        <w:t>food.</w:t>
      </w:r>
    </w:p>
    <w:p w14:paraId="7326B42D" w14:textId="4A938108" w:rsidR="00FB085C" w:rsidRDefault="00FB085C" w:rsidP="00E357D0">
      <w:pPr>
        <w:pStyle w:val="ListParagraph"/>
        <w:numPr>
          <w:ilvl w:val="0"/>
          <w:numId w:val="15"/>
        </w:numPr>
        <w:spacing w:after="240"/>
      </w:pPr>
      <w:r>
        <w:rPr>
          <w:b/>
        </w:rPr>
        <w:t xml:space="preserve">Fitness </w:t>
      </w:r>
      <w:r>
        <w:t>– The ability to survive and reproduce</w:t>
      </w:r>
    </w:p>
    <w:p w14:paraId="500CD1AF" w14:textId="5C6FC37C" w:rsidR="008A0E69" w:rsidRDefault="008A0E69" w:rsidP="00E357D0">
      <w:pPr>
        <w:pStyle w:val="ListParagraph"/>
        <w:numPr>
          <w:ilvl w:val="0"/>
          <w:numId w:val="15"/>
        </w:numPr>
        <w:spacing w:after="240"/>
      </w:pPr>
      <w:r>
        <w:rPr>
          <w:b/>
        </w:rPr>
        <w:t xml:space="preserve">Food </w:t>
      </w:r>
      <w:r>
        <w:t>– A source of nutrition which is in constant demand by ants. Without a constant supply of food an ant will die. Food will be needed by the nest to create new ants.</w:t>
      </w:r>
    </w:p>
    <w:p w14:paraId="4A0492AF" w14:textId="613528D4" w:rsidR="00E01770" w:rsidRPr="00E01770" w:rsidRDefault="00410E11">
      <w:pPr>
        <w:pStyle w:val="Heading2"/>
        <w:spacing w:after="240"/>
      </w:pPr>
      <w:bookmarkStart w:id="67" w:name="_Toc381971296"/>
      <w:bookmarkStart w:id="68" w:name="_Toc382209197"/>
      <w:bookmarkStart w:id="69" w:name="_Toc382463955"/>
      <w:r>
        <w:lastRenderedPageBreak/>
        <w:t xml:space="preserve">Structure and </w:t>
      </w:r>
      <w:r w:rsidR="00E01770">
        <w:t>Data Flow D</w:t>
      </w:r>
      <w:r w:rsidR="004D3202">
        <w:t>iagrams</w:t>
      </w:r>
      <w:bookmarkEnd w:id="67"/>
      <w:bookmarkEnd w:id="68"/>
      <w:bookmarkEnd w:id="69"/>
    </w:p>
    <w:p w14:paraId="2C7C1D7D" w14:textId="71B4D453" w:rsidR="004D3202" w:rsidRDefault="00410E11">
      <w:pPr>
        <w:pStyle w:val="Heading3"/>
        <w:spacing w:after="240"/>
      </w:pPr>
      <w:r>
        <w:t>Structure diagram</w:t>
      </w:r>
    </w:p>
    <w:p w14:paraId="30841D0D" w14:textId="33F176FB" w:rsidR="00125968" w:rsidRPr="00125968" w:rsidRDefault="00561648" w:rsidP="00125968">
      <w:r>
        <w:rPr>
          <w:noProof/>
          <w:lang w:val="en-US"/>
        </w:rPr>
        <w:pict w14:anchorId="1AA2A4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i1025" type="#_x0000_t75" style="width:453.75pt;height:138pt;visibility:visible">
            <v:imagedata r:id="rId20" o:title=""/>
          </v:shape>
        </w:pict>
      </w:r>
      <w:r w:rsidR="00932BDE">
        <w:rPr>
          <w:rStyle w:val="CommentReference"/>
        </w:rPr>
        <w:commentReference w:id="70"/>
      </w:r>
    </w:p>
    <w:p w14:paraId="7C810F06" w14:textId="7E9A136D" w:rsidR="00D807B4" w:rsidRDefault="00D807B4" w:rsidP="002E3C05">
      <w:pPr>
        <w:pStyle w:val="Heading2"/>
      </w:pPr>
      <w:bookmarkStart w:id="71" w:name="_Toc381971297"/>
      <w:bookmarkStart w:id="72" w:name="_Toc382209198"/>
      <w:bookmarkStart w:id="73" w:name="_Toc382463956"/>
      <w:r>
        <w:t>Entity-relationship (E-R) model</w:t>
      </w:r>
      <w:bookmarkEnd w:id="71"/>
      <w:bookmarkEnd w:id="72"/>
      <w:bookmarkEnd w:id="73"/>
    </w:p>
    <w:p w14:paraId="5CD67ECD" w14:textId="371E17A9" w:rsidR="00D807B4" w:rsidRPr="00D807B4" w:rsidRDefault="00D807B4" w:rsidP="00D807B4">
      <w:r>
        <w:t>This is not applicable to my project as I do not have any database manipulation.</w:t>
      </w:r>
    </w:p>
    <w:p w14:paraId="7AA3F279" w14:textId="77E82605" w:rsidR="00D807B4" w:rsidRDefault="00D807B4" w:rsidP="00D807B4">
      <w:pPr>
        <w:pStyle w:val="Heading2"/>
      </w:pPr>
      <w:bookmarkStart w:id="74" w:name="_Toc381971298"/>
      <w:bookmarkStart w:id="75" w:name="_Toc382209199"/>
      <w:bookmarkStart w:id="76" w:name="_Toc382463957"/>
      <w:commentRangeStart w:id="77"/>
      <w:r>
        <w:t>Object analysis diagram</w:t>
      </w:r>
      <w:commentRangeEnd w:id="77"/>
      <w:r w:rsidR="00410E11" w:rsidRPr="00401A2F">
        <w:rPr>
          <w:rStyle w:val="CommentReference"/>
          <w:rFonts w:asciiTheme="minorHAnsi" w:hAnsiTheme="minorHAnsi"/>
          <w:b/>
          <w:color w:val="auto"/>
        </w:rPr>
        <w:commentReference w:id="77"/>
      </w:r>
      <w:bookmarkEnd w:id="74"/>
      <w:bookmarkEnd w:id="75"/>
      <w:bookmarkEnd w:id="76"/>
    </w:p>
    <w:p w14:paraId="575B50FD" w14:textId="77777777" w:rsidR="004D3202" w:rsidRPr="002E3C05" w:rsidRDefault="004D3202" w:rsidP="002E3C05">
      <w:pPr>
        <w:pStyle w:val="Heading2"/>
      </w:pPr>
      <w:bookmarkStart w:id="78" w:name="_Toc381971299"/>
      <w:bookmarkStart w:id="79" w:name="_Toc382209200"/>
      <w:bookmarkStart w:id="80" w:name="_Toc382463958"/>
      <w:r w:rsidRPr="002E3C05">
        <w:t>Objectives</w:t>
      </w:r>
      <w:r w:rsidR="00E01770" w:rsidRPr="002E3C05">
        <w:t xml:space="preserve"> for the proposed system</w:t>
      </w:r>
      <w:bookmarkEnd w:id="78"/>
      <w:bookmarkEnd w:id="79"/>
      <w:bookmarkEnd w:id="80"/>
    </w:p>
    <w:p w14:paraId="653EEEDF" w14:textId="77777777" w:rsidR="001F10DE" w:rsidRDefault="005A3DBF" w:rsidP="00BC3BA0">
      <w:pPr>
        <w:pStyle w:val="Heading3"/>
      </w:pPr>
      <w:r>
        <w:t>Ant s</w:t>
      </w:r>
      <w:r w:rsidR="001F10DE">
        <w:t>imulation objectives</w:t>
      </w:r>
    </w:p>
    <w:p w14:paraId="206AA6D6" w14:textId="2C4E0115" w:rsidR="00BF65B3" w:rsidRPr="00B77A13" w:rsidRDefault="00BF65B3" w:rsidP="00BF65B3">
      <w:pPr>
        <w:rPr>
          <w:highlight w:val="yellow"/>
        </w:rPr>
      </w:pPr>
      <w:r w:rsidRPr="00B77A13">
        <w:rPr>
          <w:highlight w:val="yellow"/>
        </w:rPr>
        <w:t>Make these SMART objectives</w:t>
      </w:r>
    </w:p>
    <w:p w14:paraId="368F2367" w14:textId="4A5A9FCD" w:rsidR="00BF65B3" w:rsidRPr="00B77A13" w:rsidRDefault="00BF65B3" w:rsidP="00E357D0">
      <w:pPr>
        <w:pStyle w:val="ListParagraph"/>
        <w:numPr>
          <w:ilvl w:val="0"/>
          <w:numId w:val="24"/>
        </w:numPr>
        <w:rPr>
          <w:highlight w:val="yellow"/>
        </w:rPr>
      </w:pPr>
      <w:r w:rsidRPr="00B77A13">
        <w:rPr>
          <w:highlight w:val="yellow"/>
        </w:rPr>
        <w:t>Specific –</w:t>
      </w:r>
      <w:r w:rsidR="00B77A13" w:rsidRPr="00B77A13">
        <w:rPr>
          <w:highlight w:val="yellow"/>
        </w:rPr>
        <w:t xml:space="preserve"> Objectives should be specific</w:t>
      </w:r>
      <w:r w:rsidRPr="00B77A13">
        <w:rPr>
          <w:highlight w:val="yellow"/>
        </w:rPr>
        <w:t xml:space="preserve"> to the problem being solved and should </w:t>
      </w:r>
      <w:r w:rsidR="00B77A13" w:rsidRPr="00B77A13">
        <w:rPr>
          <w:highlight w:val="yellow"/>
        </w:rPr>
        <w:t>specify</w:t>
      </w:r>
      <w:r w:rsidRPr="00B77A13">
        <w:rPr>
          <w:highlight w:val="yellow"/>
        </w:rPr>
        <w:t xml:space="preserve"> what should be achieved</w:t>
      </w:r>
    </w:p>
    <w:p w14:paraId="504653B7" w14:textId="5136EB60" w:rsidR="00BF65B3" w:rsidRPr="00B77A13" w:rsidRDefault="00BF65B3" w:rsidP="00E357D0">
      <w:pPr>
        <w:pStyle w:val="ListParagraph"/>
        <w:numPr>
          <w:ilvl w:val="0"/>
          <w:numId w:val="24"/>
        </w:numPr>
        <w:rPr>
          <w:highlight w:val="yellow"/>
        </w:rPr>
      </w:pPr>
      <w:r w:rsidRPr="00B77A13">
        <w:rPr>
          <w:highlight w:val="yellow"/>
        </w:rPr>
        <w:t>Measureable – You need to be able to measure whether you are meeting the objectives or not</w:t>
      </w:r>
      <w:r w:rsidR="00B77A13" w:rsidRPr="00B77A13">
        <w:rPr>
          <w:highlight w:val="yellow"/>
        </w:rPr>
        <w:t>?</w:t>
      </w:r>
    </w:p>
    <w:p w14:paraId="5989B11D" w14:textId="6F0FEE53" w:rsidR="00BF65B3" w:rsidRPr="00B77A13" w:rsidRDefault="00B77A13" w:rsidP="00E357D0">
      <w:pPr>
        <w:pStyle w:val="ListParagraph"/>
        <w:numPr>
          <w:ilvl w:val="0"/>
          <w:numId w:val="24"/>
        </w:numPr>
        <w:rPr>
          <w:highlight w:val="yellow"/>
        </w:rPr>
      </w:pPr>
      <w:r w:rsidRPr="00B77A13">
        <w:rPr>
          <w:highlight w:val="yellow"/>
        </w:rPr>
        <w:t>Achievable</w:t>
      </w:r>
      <w:r w:rsidR="00BF65B3" w:rsidRPr="00B77A13">
        <w:rPr>
          <w:highlight w:val="yellow"/>
        </w:rPr>
        <w:t xml:space="preserve"> –</w:t>
      </w:r>
      <w:r w:rsidRPr="00B77A13">
        <w:rPr>
          <w:highlight w:val="yellow"/>
        </w:rPr>
        <w:t xml:space="preserve"> A</w:t>
      </w:r>
      <w:r w:rsidR="00BF65B3" w:rsidRPr="00B77A13">
        <w:rPr>
          <w:highlight w:val="yellow"/>
        </w:rPr>
        <w:t>re the objectives you set achievable and attainable</w:t>
      </w:r>
      <w:r w:rsidRPr="00B77A13">
        <w:rPr>
          <w:highlight w:val="yellow"/>
        </w:rPr>
        <w:t>?</w:t>
      </w:r>
    </w:p>
    <w:p w14:paraId="7822CEAF" w14:textId="68FE6F23" w:rsidR="00BF65B3" w:rsidRPr="00B77A13" w:rsidRDefault="00BF65B3" w:rsidP="00E357D0">
      <w:pPr>
        <w:pStyle w:val="ListParagraph"/>
        <w:numPr>
          <w:ilvl w:val="0"/>
          <w:numId w:val="24"/>
        </w:numPr>
        <w:rPr>
          <w:highlight w:val="yellow"/>
        </w:rPr>
      </w:pPr>
      <w:r w:rsidRPr="00B77A13">
        <w:rPr>
          <w:highlight w:val="yellow"/>
        </w:rPr>
        <w:t xml:space="preserve">Realistic – Can you realistically achieve the objectives with the </w:t>
      </w:r>
      <w:r w:rsidR="00B77A13" w:rsidRPr="00B77A13">
        <w:rPr>
          <w:highlight w:val="yellow"/>
        </w:rPr>
        <w:t>resources</w:t>
      </w:r>
      <w:r w:rsidRPr="00B77A13">
        <w:rPr>
          <w:highlight w:val="yellow"/>
        </w:rPr>
        <w:t xml:space="preserve"> you have?</w:t>
      </w:r>
    </w:p>
    <w:p w14:paraId="14D0F146" w14:textId="27CC4876" w:rsidR="00BF65B3" w:rsidRPr="00B77A13" w:rsidRDefault="00BF65B3" w:rsidP="00E357D0">
      <w:pPr>
        <w:pStyle w:val="ListParagraph"/>
        <w:numPr>
          <w:ilvl w:val="0"/>
          <w:numId w:val="24"/>
        </w:numPr>
        <w:rPr>
          <w:highlight w:val="yellow"/>
        </w:rPr>
      </w:pPr>
      <w:r w:rsidRPr="00B77A13">
        <w:rPr>
          <w:highlight w:val="yellow"/>
        </w:rPr>
        <w:t xml:space="preserve">Time – When do you want to achieve the set of </w:t>
      </w:r>
      <w:r w:rsidR="00B77A13" w:rsidRPr="00B77A13">
        <w:rPr>
          <w:highlight w:val="yellow"/>
        </w:rPr>
        <w:t>objectives?</w:t>
      </w:r>
    </w:p>
    <w:p w14:paraId="6FE016AC" w14:textId="77777777" w:rsidR="00B77A13" w:rsidRPr="00BF65B3" w:rsidRDefault="00B77A13" w:rsidP="00B77A13">
      <w:pPr>
        <w:ind w:left="360"/>
      </w:pPr>
    </w:p>
    <w:p w14:paraId="3654D842" w14:textId="77777777" w:rsidR="0032170D" w:rsidRPr="00CF1784" w:rsidRDefault="0032170D" w:rsidP="00E357D0">
      <w:pPr>
        <w:pStyle w:val="ListParagraph"/>
        <w:numPr>
          <w:ilvl w:val="0"/>
          <w:numId w:val="22"/>
        </w:numPr>
        <w:spacing w:before="100" w:beforeAutospacing="1" w:after="0"/>
        <w:rPr>
          <w:rFonts w:cstheme="minorHAnsi"/>
        </w:rPr>
      </w:pPr>
      <w:r>
        <w:t xml:space="preserve">A tool which </w:t>
      </w:r>
      <w:r w:rsidRPr="00CF1784">
        <w:rPr>
          <w:b/>
        </w:rPr>
        <w:t>illustrates the concept of evolution</w:t>
      </w:r>
      <w:r>
        <w:t xml:space="preserve">. This concept is summarised in Appendix B. The main ideas of the concept of evolution should all be covered: </w:t>
      </w:r>
    </w:p>
    <w:p w14:paraId="6FF92D59" w14:textId="77777777" w:rsidR="0032170D" w:rsidRPr="00CF1784" w:rsidRDefault="0032170D" w:rsidP="00E357D0">
      <w:pPr>
        <w:pStyle w:val="ListParagraph"/>
        <w:numPr>
          <w:ilvl w:val="1"/>
          <w:numId w:val="22"/>
        </w:numPr>
        <w:spacing w:before="100" w:beforeAutospacing="1" w:after="0"/>
        <w:rPr>
          <w:rFonts w:cstheme="minorHAnsi"/>
        </w:rPr>
      </w:pPr>
      <w:r w:rsidRPr="00C5226E">
        <w:rPr>
          <w:rFonts w:cstheme="minorHAnsi"/>
          <w:b/>
        </w:rPr>
        <w:t>Organisms have characteristics</w:t>
      </w:r>
      <w:r w:rsidRPr="00CF1784">
        <w:rPr>
          <w:rFonts w:cstheme="minorHAnsi"/>
        </w:rPr>
        <w:t xml:space="preserve"> which determine their species.</w:t>
      </w:r>
    </w:p>
    <w:p w14:paraId="454DAA37" w14:textId="77777777" w:rsidR="0032170D" w:rsidRPr="00CF1784" w:rsidRDefault="0032170D" w:rsidP="00E357D0">
      <w:pPr>
        <w:pStyle w:val="ListParagraph"/>
        <w:numPr>
          <w:ilvl w:val="1"/>
          <w:numId w:val="22"/>
        </w:numPr>
        <w:spacing w:before="100" w:beforeAutospacing="1" w:after="0"/>
        <w:rPr>
          <w:rFonts w:cstheme="minorHAnsi"/>
        </w:rPr>
      </w:pPr>
      <w:r w:rsidRPr="00CF1784">
        <w:rPr>
          <w:rFonts w:cstheme="minorHAnsi"/>
        </w:rPr>
        <w:t xml:space="preserve">As a result of the mutation of characteristics, </w:t>
      </w:r>
      <w:r w:rsidRPr="00C5226E">
        <w:rPr>
          <w:rFonts w:cstheme="minorHAnsi"/>
          <w:b/>
        </w:rPr>
        <w:t>variations capable of being inherited</w:t>
      </w:r>
      <w:r w:rsidRPr="00CF1784">
        <w:rPr>
          <w:rFonts w:cstheme="minorHAnsi"/>
        </w:rPr>
        <w:t xml:space="preserve"> exist within populations of organisms.</w:t>
      </w:r>
    </w:p>
    <w:p w14:paraId="4F87D59F" w14:textId="77777777" w:rsidR="0032170D" w:rsidRPr="00CF1784" w:rsidRDefault="0032170D" w:rsidP="00E357D0">
      <w:pPr>
        <w:pStyle w:val="ListParagraph"/>
        <w:numPr>
          <w:ilvl w:val="1"/>
          <w:numId w:val="22"/>
        </w:numPr>
        <w:spacing w:before="100" w:beforeAutospacing="1" w:after="0"/>
        <w:rPr>
          <w:rFonts w:cstheme="minorHAnsi"/>
        </w:rPr>
      </w:pPr>
      <w:r w:rsidRPr="00CF1784">
        <w:rPr>
          <w:rFonts w:cstheme="minorHAnsi"/>
        </w:rPr>
        <w:t xml:space="preserve">Organisms </w:t>
      </w:r>
      <w:r w:rsidRPr="00C5226E">
        <w:rPr>
          <w:rFonts w:cstheme="minorHAnsi"/>
          <w:b/>
        </w:rPr>
        <w:t>produce more offspring than can survive</w:t>
      </w:r>
      <w:r w:rsidRPr="00CF1784">
        <w:rPr>
          <w:rFonts w:cstheme="minorHAnsi"/>
        </w:rPr>
        <w:t>.</w:t>
      </w:r>
    </w:p>
    <w:p w14:paraId="291B2634" w14:textId="77777777" w:rsidR="0032170D" w:rsidRPr="00CF1784" w:rsidRDefault="0032170D" w:rsidP="00E357D0">
      <w:pPr>
        <w:pStyle w:val="ListParagraph"/>
        <w:numPr>
          <w:ilvl w:val="1"/>
          <w:numId w:val="22"/>
        </w:numPr>
        <w:spacing w:before="100" w:beforeAutospacing="1" w:after="0"/>
        <w:rPr>
          <w:rFonts w:cstheme="minorHAnsi"/>
        </w:rPr>
      </w:pPr>
      <w:r w:rsidRPr="00CF1784">
        <w:rPr>
          <w:rFonts w:cstheme="minorHAnsi"/>
        </w:rPr>
        <w:t xml:space="preserve">These </w:t>
      </w:r>
      <w:r w:rsidRPr="00C5226E">
        <w:rPr>
          <w:rFonts w:cstheme="minorHAnsi"/>
          <w:b/>
        </w:rPr>
        <w:t>offspring</w:t>
      </w:r>
      <w:r w:rsidRPr="00CF1784">
        <w:rPr>
          <w:rFonts w:cstheme="minorHAnsi"/>
        </w:rPr>
        <w:t xml:space="preserve">, with their different inheritances, </w:t>
      </w:r>
      <w:r w:rsidRPr="00C5226E">
        <w:rPr>
          <w:rFonts w:cstheme="minorHAnsi"/>
          <w:b/>
        </w:rPr>
        <w:t>vary in their ability to survive and reproduce</w:t>
      </w:r>
      <w:r w:rsidRPr="00CF1784">
        <w:rPr>
          <w:rFonts w:cstheme="minorHAnsi"/>
        </w:rPr>
        <w:t>.</w:t>
      </w:r>
    </w:p>
    <w:p w14:paraId="02EC17AC" w14:textId="4E955F7F" w:rsidR="0032170D" w:rsidRPr="00CF1784" w:rsidRDefault="0032170D" w:rsidP="00E357D0">
      <w:pPr>
        <w:pStyle w:val="ListParagraph"/>
        <w:numPr>
          <w:ilvl w:val="1"/>
          <w:numId w:val="22"/>
        </w:numPr>
        <w:spacing w:before="100" w:beforeAutospacing="1" w:after="0"/>
        <w:rPr>
          <w:rFonts w:cstheme="minorHAnsi"/>
        </w:rPr>
      </w:pPr>
      <w:r>
        <w:t xml:space="preserve">In conditions with competition between organisms for survival and reproduction those </w:t>
      </w:r>
      <w:r w:rsidRPr="00C5226E">
        <w:rPr>
          <w:b/>
        </w:rPr>
        <w:t>organisms with traits that give them an advantage over their competitors pass these advantageous traits on</w:t>
      </w:r>
      <w:r>
        <w:t>, while traits that do not confer an advantage are not passed on to the next generation. As a result we have the ‘survival of the fittest’ and a gradual change in populations – they change or may even die out.</w:t>
      </w:r>
    </w:p>
    <w:p w14:paraId="3A5ECF9B" w14:textId="076845C1" w:rsidR="00095EB2" w:rsidRDefault="00604423" w:rsidP="00E357D0">
      <w:pPr>
        <w:pStyle w:val="ListParagraph"/>
        <w:numPr>
          <w:ilvl w:val="0"/>
          <w:numId w:val="22"/>
        </w:numPr>
      </w:pPr>
      <w:r w:rsidRPr="00604423">
        <w:t>The</w:t>
      </w:r>
      <w:r>
        <w:t xml:space="preserve"> simulation should be able to generate </w:t>
      </w:r>
      <w:r w:rsidRPr="0048253A">
        <w:rPr>
          <w:b/>
        </w:rPr>
        <w:t>random food placement</w:t>
      </w:r>
      <w:r>
        <w:t>.</w:t>
      </w:r>
    </w:p>
    <w:p w14:paraId="07671459" w14:textId="3F275433" w:rsidR="00C5226E" w:rsidRDefault="00C5226E" w:rsidP="00E357D0">
      <w:pPr>
        <w:pStyle w:val="ListParagraph"/>
        <w:numPr>
          <w:ilvl w:val="0"/>
          <w:numId w:val="22"/>
        </w:numPr>
      </w:pPr>
      <w:r>
        <w:t xml:space="preserve">The simulation should be able to simulate basic </w:t>
      </w:r>
      <w:r w:rsidRPr="00C5226E">
        <w:rPr>
          <w:b/>
        </w:rPr>
        <w:t>growth of food</w:t>
      </w:r>
      <w:r>
        <w:t>.</w:t>
      </w:r>
    </w:p>
    <w:p w14:paraId="5A9A92D3" w14:textId="20A42E6F" w:rsidR="00CF1784" w:rsidRDefault="00CF1784" w:rsidP="00E357D0">
      <w:pPr>
        <w:pStyle w:val="ListParagraph"/>
        <w:numPr>
          <w:ilvl w:val="0"/>
          <w:numId w:val="22"/>
        </w:numPr>
        <w:spacing w:before="100" w:beforeAutospacing="1" w:after="0"/>
      </w:pPr>
      <w:r>
        <w:lastRenderedPageBreak/>
        <w:t xml:space="preserve">The tool should provide a </w:t>
      </w:r>
      <w:r w:rsidRPr="00CF1784">
        <w:rPr>
          <w:b/>
        </w:rPr>
        <w:t>simulation involving movement</w:t>
      </w:r>
      <w:r>
        <w:t xml:space="preserve"> since evolution involves dynamic change and a static tool is not appropriate.</w:t>
      </w:r>
    </w:p>
    <w:p w14:paraId="58C6DA80" w14:textId="641EDDD0" w:rsidR="00C5226E" w:rsidRDefault="00C5226E" w:rsidP="00E357D0">
      <w:pPr>
        <w:pStyle w:val="ListParagraph"/>
        <w:numPr>
          <w:ilvl w:val="0"/>
          <w:numId w:val="22"/>
        </w:numPr>
        <w:spacing w:before="100" w:beforeAutospacing="1" w:after="0"/>
      </w:pPr>
      <w:r>
        <w:t>The simulation must simulate the three basic types of ants</w:t>
      </w:r>
    </w:p>
    <w:p w14:paraId="5FB955D6" w14:textId="1A42E381" w:rsidR="00C5226E" w:rsidRDefault="00C5226E" w:rsidP="00E357D0">
      <w:pPr>
        <w:pStyle w:val="ListParagraph"/>
        <w:numPr>
          <w:ilvl w:val="1"/>
          <w:numId w:val="22"/>
        </w:numPr>
        <w:spacing w:before="100" w:beforeAutospacing="1" w:after="0"/>
      </w:pPr>
      <w:r>
        <w:t xml:space="preserve">The </w:t>
      </w:r>
      <w:r w:rsidRPr="00960762">
        <w:rPr>
          <w:b/>
        </w:rPr>
        <w:t>worker ant</w:t>
      </w:r>
      <w:r>
        <w:t xml:space="preserve"> – Locates and collects food</w:t>
      </w:r>
    </w:p>
    <w:p w14:paraId="0B6AC637" w14:textId="402EECCA" w:rsidR="00C5226E" w:rsidRDefault="00C5226E" w:rsidP="00E357D0">
      <w:pPr>
        <w:pStyle w:val="ListParagraph"/>
        <w:numPr>
          <w:ilvl w:val="1"/>
          <w:numId w:val="22"/>
        </w:numPr>
        <w:spacing w:before="100" w:beforeAutospacing="1" w:after="0"/>
      </w:pPr>
      <w:r>
        <w:t xml:space="preserve">The </w:t>
      </w:r>
      <w:r w:rsidR="00960762" w:rsidRPr="00960762">
        <w:rPr>
          <w:b/>
        </w:rPr>
        <w:t>soldier</w:t>
      </w:r>
      <w:r w:rsidRPr="00960762">
        <w:rPr>
          <w:b/>
        </w:rPr>
        <w:t xml:space="preserve"> ant</w:t>
      </w:r>
      <w:r>
        <w:t xml:space="preserve"> – Guards and attacks ant species</w:t>
      </w:r>
    </w:p>
    <w:p w14:paraId="2576DD59" w14:textId="3CFDCEC5" w:rsidR="00C5226E" w:rsidRDefault="00C5226E" w:rsidP="00E357D0">
      <w:pPr>
        <w:pStyle w:val="ListParagraph"/>
        <w:numPr>
          <w:ilvl w:val="1"/>
          <w:numId w:val="22"/>
        </w:numPr>
        <w:spacing w:before="100" w:beforeAutospacing="1" w:after="0"/>
      </w:pPr>
      <w:r>
        <w:t xml:space="preserve">The </w:t>
      </w:r>
      <w:r w:rsidRPr="00960762">
        <w:rPr>
          <w:b/>
        </w:rPr>
        <w:t>queen ant</w:t>
      </w:r>
      <w:r>
        <w:t xml:space="preserve"> – Creates a nest</w:t>
      </w:r>
    </w:p>
    <w:p w14:paraId="6B552874" w14:textId="633ED992" w:rsidR="00C5226E" w:rsidRDefault="00960762" w:rsidP="00E357D0">
      <w:pPr>
        <w:pStyle w:val="ListParagraph"/>
        <w:numPr>
          <w:ilvl w:val="0"/>
          <w:numId w:val="22"/>
        </w:numPr>
        <w:spacing w:before="100" w:beforeAutospacing="1" w:after="0"/>
      </w:pPr>
      <w:r>
        <w:t xml:space="preserve">The simulation must </w:t>
      </w:r>
      <w:r w:rsidRPr="00960762">
        <w:rPr>
          <w:b/>
        </w:rPr>
        <w:t>model a basic nest</w:t>
      </w:r>
      <w:r>
        <w:t xml:space="preserve"> capable of:</w:t>
      </w:r>
    </w:p>
    <w:p w14:paraId="234D56E9" w14:textId="011D6A95" w:rsidR="00960762" w:rsidRDefault="00960762" w:rsidP="00E357D0">
      <w:pPr>
        <w:pStyle w:val="ListParagraph"/>
        <w:numPr>
          <w:ilvl w:val="1"/>
          <w:numId w:val="22"/>
        </w:numPr>
        <w:spacing w:before="100" w:beforeAutospacing="1" w:after="0"/>
      </w:pPr>
      <w:r>
        <w:t>Producing new ants</w:t>
      </w:r>
    </w:p>
    <w:p w14:paraId="08A37072" w14:textId="608E8D33" w:rsidR="00960762" w:rsidRDefault="00960762" w:rsidP="00E357D0">
      <w:pPr>
        <w:pStyle w:val="ListParagraph"/>
        <w:numPr>
          <w:ilvl w:val="1"/>
          <w:numId w:val="22"/>
        </w:numPr>
        <w:spacing w:before="100" w:beforeAutospacing="1" w:after="0"/>
      </w:pPr>
      <w:r>
        <w:t>Being attacked and eventually destroyed.</w:t>
      </w:r>
    </w:p>
    <w:p w14:paraId="16FEC7C1" w14:textId="77777777" w:rsidR="0014313D" w:rsidRDefault="0014313D" w:rsidP="00E357D0">
      <w:pPr>
        <w:pStyle w:val="ListParagraph"/>
        <w:numPr>
          <w:ilvl w:val="0"/>
          <w:numId w:val="22"/>
        </w:numPr>
      </w:pPr>
      <w:r>
        <w:t>The ants should have variable basic characteristics Including:</w:t>
      </w:r>
    </w:p>
    <w:p w14:paraId="4741FA06" w14:textId="29306366" w:rsidR="0014313D" w:rsidRDefault="0014313D" w:rsidP="00E357D0">
      <w:pPr>
        <w:pStyle w:val="ListParagraph"/>
        <w:numPr>
          <w:ilvl w:val="1"/>
          <w:numId w:val="22"/>
        </w:numPr>
      </w:pPr>
      <w:r w:rsidRPr="0048253A">
        <w:rPr>
          <w:b/>
        </w:rPr>
        <w:t>Speed</w:t>
      </w:r>
      <w:r>
        <w:t xml:space="preserve"> the ants move</w:t>
      </w:r>
    </w:p>
    <w:p w14:paraId="29196DE9" w14:textId="0C96EE3D" w:rsidR="0014313D" w:rsidRDefault="0014313D" w:rsidP="00E357D0">
      <w:pPr>
        <w:pStyle w:val="ListParagraph"/>
        <w:numPr>
          <w:ilvl w:val="1"/>
          <w:numId w:val="22"/>
        </w:numPr>
      </w:pPr>
      <w:r>
        <w:t xml:space="preserve">The </w:t>
      </w:r>
      <w:r w:rsidRPr="0048253A">
        <w:rPr>
          <w:b/>
        </w:rPr>
        <w:t>reproduction rate</w:t>
      </w:r>
    </w:p>
    <w:p w14:paraId="6E54E2FC" w14:textId="2775A31E" w:rsidR="002F033E" w:rsidRPr="00C5226E" w:rsidRDefault="002F033E" w:rsidP="00E357D0">
      <w:pPr>
        <w:pStyle w:val="ListParagraph"/>
        <w:numPr>
          <w:ilvl w:val="1"/>
          <w:numId w:val="22"/>
        </w:numPr>
      </w:pPr>
      <w:r>
        <w:t xml:space="preserve">The </w:t>
      </w:r>
      <w:r w:rsidRPr="0048253A">
        <w:rPr>
          <w:b/>
        </w:rPr>
        <w:t>amount of food ants are able to carry</w:t>
      </w:r>
    </w:p>
    <w:p w14:paraId="62D611BA" w14:textId="58209A43" w:rsidR="00C5226E" w:rsidRPr="00C5226E" w:rsidRDefault="00C5226E" w:rsidP="00E357D0">
      <w:pPr>
        <w:pStyle w:val="ListParagraph"/>
        <w:numPr>
          <w:ilvl w:val="1"/>
          <w:numId w:val="22"/>
        </w:numPr>
      </w:pPr>
      <w:r w:rsidRPr="00C5226E">
        <w:t xml:space="preserve">The ants </w:t>
      </w:r>
      <w:r w:rsidRPr="00C5226E">
        <w:rPr>
          <w:b/>
        </w:rPr>
        <w:t>eyesight</w:t>
      </w:r>
      <w:r w:rsidRPr="00C5226E">
        <w:t xml:space="preserve"> i.e. the distance the ant  can see</w:t>
      </w:r>
    </w:p>
    <w:p w14:paraId="4972E74F" w14:textId="67198316" w:rsidR="00C5226E" w:rsidRPr="00C5226E" w:rsidRDefault="00C5226E" w:rsidP="00E357D0">
      <w:pPr>
        <w:pStyle w:val="ListParagraph"/>
        <w:numPr>
          <w:ilvl w:val="1"/>
          <w:numId w:val="22"/>
        </w:numPr>
      </w:pPr>
      <w:r w:rsidRPr="00C5226E">
        <w:t xml:space="preserve">The ants </w:t>
      </w:r>
      <w:r w:rsidRPr="00C5226E">
        <w:rPr>
          <w:b/>
        </w:rPr>
        <w:t>antenna size</w:t>
      </w:r>
      <w:r w:rsidRPr="00C5226E">
        <w:t xml:space="preserve"> i.e. the distance the ant can smell pheromones from</w:t>
      </w:r>
    </w:p>
    <w:p w14:paraId="4994DD86" w14:textId="25D70D5A" w:rsidR="0014313D" w:rsidRDefault="0014313D" w:rsidP="00E357D0">
      <w:pPr>
        <w:pStyle w:val="ListParagraph"/>
        <w:numPr>
          <w:ilvl w:val="0"/>
          <w:numId w:val="22"/>
        </w:numPr>
      </w:pPr>
      <w:r>
        <w:t>T</w:t>
      </w:r>
      <w:r w:rsidR="002F033E">
        <w:t xml:space="preserve">he simulation should be able to </w:t>
      </w:r>
      <w:r w:rsidR="002F033E" w:rsidRPr="0048253A">
        <w:rPr>
          <w:b/>
        </w:rPr>
        <w:t>introduce random mutations</w:t>
      </w:r>
      <w:r w:rsidR="002F033E">
        <w:t xml:space="preserve"> </w:t>
      </w:r>
      <w:r w:rsidR="0048253A">
        <w:t>(</w:t>
      </w:r>
      <w:r w:rsidR="002F033E">
        <w:t>so pupils can see how the ants must suited to the environment will survive).</w:t>
      </w:r>
    </w:p>
    <w:p w14:paraId="7D2DAE38" w14:textId="6E2E735B" w:rsidR="00960762" w:rsidRDefault="00960762" w:rsidP="00E357D0">
      <w:pPr>
        <w:pStyle w:val="ListParagraph"/>
        <w:numPr>
          <w:ilvl w:val="0"/>
          <w:numId w:val="22"/>
        </w:numPr>
      </w:pPr>
      <w:r>
        <w:t xml:space="preserve">The simulation must be able to </w:t>
      </w:r>
      <w:r w:rsidRPr="00960762">
        <w:rPr>
          <w:b/>
        </w:rPr>
        <w:t>show multiple different species at the same time</w:t>
      </w:r>
      <w:r>
        <w:t>, so that their fitness can be compared by the pupils.</w:t>
      </w:r>
    </w:p>
    <w:p w14:paraId="4EAE9FE4" w14:textId="407E0009" w:rsidR="005175D1" w:rsidRDefault="002F033E" w:rsidP="00E357D0">
      <w:pPr>
        <w:pStyle w:val="ListParagraph"/>
        <w:numPr>
          <w:ilvl w:val="0"/>
          <w:numId w:val="22"/>
        </w:numPr>
      </w:pPr>
      <w:r>
        <w:t xml:space="preserve">The simulation should model </w:t>
      </w:r>
      <w:r w:rsidRPr="0048253A">
        <w:rPr>
          <w:b/>
        </w:rPr>
        <w:t>energy intake from food</w:t>
      </w:r>
      <w:r>
        <w:t xml:space="preserve"> needed for ant to survive depending on the </w:t>
      </w:r>
      <w:r w:rsidR="00960762">
        <w:t>ants characteristics. For examples ants with more favourable characteristics such as moving faster should require much more food than ants which have less favourable characteristics.</w:t>
      </w:r>
    </w:p>
    <w:p w14:paraId="1C38D229" w14:textId="4AD6CD58" w:rsidR="005175D1" w:rsidRDefault="005175D1" w:rsidP="00E357D0">
      <w:pPr>
        <w:pStyle w:val="ListParagraph"/>
        <w:numPr>
          <w:ilvl w:val="0"/>
          <w:numId w:val="22"/>
        </w:numPr>
      </w:pPr>
      <w:r>
        <w:t xml:space="preserve">The simulation must be able to model </w:t>
      </w:r>
      <w:r w:rsidR="0048253A" w:rsidRPr="0048253A">
        <w:rPr>
          <w:b/>
        </w:rPr>
        <w:t>ants fighting</w:t>
      </w:r>
      <w:r>
        <w:t>.</w:t>
      </w:r>
    </w:p>
    <w:p w14:paraId="07E979D5" w14:textId="50EF0418" w:rsidR="00095EB2" w:rsidRDefault="003D62FD" w:rsidP="00E357D0">
      <w:pPr>
        <w:pStyle w:val="ListParagraph"/>
        <w:numPr>
          <w:ilvl w:val="0"/>
          <w:numId w:val="22"/>
        </w:numPr>
      </w:pPr>
      <w:r>
        <w:t xml:space="preserve">The simulation must model </w:t>
      </w:r>
      <w:r w:rsidR="0048253A" w:rsidRPr="0048253A">
        <w:rPr>
          <w:b/>
        </w:rPr>
        <w:t xml:space="preserve">pheromone </w:t>
      </w:r>
      <w:r w:rsidRPr="0048253A">
        <w:rPr>
          <w:b/>
        </w:rPr>
        <w:t>trails</w:t>
      </w:r>
      <w:r>
        <w:t xml:space="preserve"> including:</w:t>
      </w:r>
    </w:p>
    <w:p w14:paraId="22F39654" w14:textId="66FF8CBD" w:rsidR="003D62FD" w:rsidRDefault="003D62FD" w:rsidP="00E357D0">
      <w:pPr>
        <w:pStyle w:val="ListParagraph"/>
        <w:numPr>
          <w:ilvl w:val="1"/>
          <w:numId w:val="22"/>
        </w:numPr>
      </w:pPr>
      <w:r>
        <w:t xml:space="preserve">Their </w:t>
      </w:r>
      <w:r w:rsidRPr="0048253A">
        <w:rPr>
          <w:b/>
        </w:rPr>
        <w:t>creation</w:t>
      </w:r>
      <w:r>
        <w:t xml:space="preserve"> when an ant is moving</w:t>
      </w:r>
    </w:p>
    <w:p w14:paraId="75DAE5F6" w14:textId="74C71C81" w:rsidR="003D62FD" w:rsidRDefault="003D62FD" w:rsidP="00E357D0">
      <w:pPr>
        <w:pStyle w:val="ListParagraph"/>
        <w:numPr>
          <w:ilvl w:val="1"/>
          <w:numId w:val="22"/>
        </w:numPr>
      </w:pPr>
      <w:r>
        <w:t xml:space="preserve">Their </w:t>
      </w:r>
      <w:r w:rsidRPr="0048253A">
        <w:rPr>
          <w:b/>
        </w:rPr>
        <w:t>evaporation</w:t>
      </w:r>
      <w:r>
        <w:t xml:space="preserve"> </w:t>
      </w:r>
      <w:r w:rsidR="009D01DC">
        <w:t>due to conditions</w:t>
      </w:r>
    </w:p>
    <w:p w14:paraId="69B4F936" w14:textId="159D65A5" w:rsidR="009D01DC" w:rsidRDefault="009D01DC" w:rsidP="00E357D0">
      <w:pPr>
        <w:pStyle w:val="ListParagraph"/>
        <w:numPr>
          <w:ilvl w:val="1"/>
          <w:numId w:val="22"/>
        </w:numPr>
      </w:pPr>
      <w:r w:rsidRPr="0048253A">
        <w:rPr>
          <w:b/>
        </w:rPr>
        <w:t>How ants respond</w:t>
      </w:r>
      <w:r>
        <w:t xml:space="preserve"> to the trials</w:t>
      </w:r>
    </w:p>
    <w:p w14:paraId="5EC98DB8" w14:textId="33234C98" w:rsidR="009D01DC" w:rsidRDefault="0048253A" w:rsidP="00E357D0">
      <w:pPr>
        <w:pStyle w:val="ListParagraph"/>
        <w:numPr>
          <w:ilvl w:val="2"/>
          <w:numId w:val="22"/>
        </w:numPr>
      </w:pPr>
      <w:r>
        <w:t>Following to find food</w:t>
      </w:r>
    </w:p>
    <w:p w14:paraId="65061E71" w14:textId="52DFC989" w:rsidR="009D01DC" w:rsidRDefault="0048253A" w:rsidP="00E357D0">
      <w:pPr>
        <w:pStyle w:val="ListParagraph"/>
        <w:numPr>
          <w:ilvl w:val="2"/>
          <w:numId w:val="22"/>
        </w:numPr>
      </w:pPr>
      <w:r>
        <w:t>Following back to nest</w:t>
      </w:r>
    </w:p>
    <w:p w14:paraId="1D55BC72" w14:textId="77777777" w:rsidR="000E48F1" w:rsidRPr="00604423" w:rsidRDefault="000E48F1" w:rsidP="000E48F1">
      <w:pPr>
        <w:pStyle w:val="ListParagraph"/>
        <w:ind w:left="1080"/>
      </w:pPr>
    </w:p>
    <w:p w14:paraId="7D2B182F" w14:textId="77777777" w:rsidR="001F10DE" w:rsidRDefault="005A3DBF" w:rsidP="00BC3BA0">
      <w:pPr>
        <w:pStyle w:val="Heading3"/>
      </w:pPr>
      <w:r>
        <w:t>Simulation i</w:t>
      </w:r>
      <w:r w:rsidR="001F10DE">
        <w:t xml:space="preserve">nterface </w:t>
      </w:r>
      <w:r w:rsidR="0067778D">
        <w:t xml:space="preserve">features </w:t>
      </w:r>
      <w:r w:rsidR="001F10DE">
        <w:t>objectives</w:t>
      </w:r>
    </w:p>
    <w:p w14:paraId="794BBACE" w14:textId="77777777" w:rsidR="00095EB2" w:rsidRPr="0067778D" w:rsidRDefault="0067778D" w:rsidP="00E357D0">
      <w:pPr>
        <w:pStyle w:val="ListParagraph"/>
        <w:numPr>
          <w:ilvl w:val="0"/>
          <w:numId w:val="23"/>
        </w:numPr>
      </w:pPr>
      <w:r w:rsidRPr="0048253A">
        <w:rPr>
          <w:b/>
        </w:rPr>
        <w:t>Pause and play buttons</w:t>
      </w:r>
      <w:r w:rsidRPr="0067778D">
        <w:t xml:space="preserve"> to pause and play simulation</w:t>
      </w:r>
      <w:r w:rsidR="000E48F1">
        <w:t>.</w:t>
      </w:r>
    </w:p>
    <w:p w14:paraId="694A7B3A" w14:textId="77777777" w:rsidR="00095EB2" w:rsidRPr="0067778D" w:rsidRDefault="0067778D" w:rsidP="00E357D0">
      <w:pPr>
        <w:pStyle w:val="ListParagraph"/>
        <w:numPr>
          <w:ilvl w:val="0"/>
          <w:numId w:val="23"/>
        </w:numPr>
      </w:pPr>
      <w:r w:rsidRPr="0048253A">
        <w:rPr>
          <w:b/>
        </w:rPr>
        <w:t>Navigation buttons</w:t>
      </w:r>
      <w:r w:rsidRPr="0067778D">
        <w:t xml:space="preserve"> to move around the simulation</w:t>
      </w:r>
      <w:r w:rsidR="000E48F1">
        <w:t>.</w:t>
      </w:r>
    </w:p>
    <w:p w14:paraId="69664CCA" w14:textId="0765D7E2" w:rsidR="0067778D" w:rsidRDefault="00A65097" w:rsidP="00E357D0">
      <w:pPr>
        <w:pStyle w:val="ListParagraph"/>
        <w:numPr>
          <w:ilvl w:val="0"/>
          <w:numId w:val="23"/>
        </w:numPr>
      </w:pPr>
      <w:r>
        <w:rPr>
          <w:b/>
        </w:rPr>
        <w:t xml:space="preserve">Zooming </w:t>
      </w:r>
      <w:r w:rsidRPr="00A65097">
        <w:t>in and out of the simulation.</w:t>
      </w:r>
    </w:p>
    <w:p w14:paraId="149CD0BB" w14:textId="77777777" w:rsidR="0067778D" w:rsidRDefault="0067778D" w:rsidP="00E357D0">
      <w:pPr>
        <w:pStyle w:val="ListParagraph"/>
        <w:numPr>
          <w:ilvl w:val="0"/>
          <w:numId w:val="23"/>
        </w:numPr>
      </w:pPr>
      <w:r>
        <w:t>For each species (displayed when selecting nest) statistics measuring:</w:t>
      </w:r>
    </w:p>
    <w:p w14:paraId="5E0A55E8" w14:textId="0B8D5D61" w:rsidR="0067778D" w:rsidRDefault="00787DD0" w:rsidP="00E357D0">
      <w:pPr>
        <w:pStyle w:val="ListParagraph"/>
        <w:numPr>
          <w:ilvl w:val="1"/>
          <w:numId w:val="23"/>
        </w:numPr>
      </w:pPr>
      <w:r>
        <w:t xml:space="preserve">The </w:t>
      </w:r>
      <w:r w:rsidRPr="00787DD0">
        <w:rPr>
          <w:b/>
        </w:rPr>
        <w:t>amount of food stored in the nest</w:t>
      </w:r>
      <w:r>
        <w:t xml:space="preserve"> of a specific species</w:t>
      </w:r>
    </w:p>
    <w:p w14:paraId="4D8E8A22" w14:textId="122E658D" w:rsidR="0067778D" w:rsidRDefault="0067778D" w:rsidP="00E357D0">
      <w:pPr>
        <w:pStyle w:val="ListParagraph"/>
        <w:numPr>
          <w:ilvl w:val="1"/>
          <w:numId w:val="23"/>
        </w:numPr>
      </w:pPr>
      <w:r w:rsidRPr="00787DD0">
        <w:rPr>
          <w:b/>
        </w:rPr>
        <w:t>Number of ants</w:t>
      </w:r>
      <w:r>
        <w:t xml:space="preserve"> in species</w:t>
      </w:r>
    </w:p>
    <w:p w14:paraId="69179F03" w14:textId="73AD9604" w:rsidR="00A65097" w:rsidRPr="00A65097" w:rsidRDefault="00A65097" w:rsidP="00E357D0">
      <w:pPr>
        <w:pStyle w:val="ListParagraph"/>
        <w:numPr>
          <w:ilvl w:val="0"/>
          <w:numId w:val="23"/>
        </w:numPr>
        <w:rPr>
          <w:b/>
        </w:rPr>
      </w:pPr>
      <w:r w:rsidRPr="00A65097">
        <w:rPr>
          <w:b/>
        </w:rPr>
        <w:t>Editable characteristics</w:t>
      </w:r>
      <w:r>
        <w:rPr>
          <w:b/>
        </w:rPr>
        <w:t xml:space="preserve"> </w:t>
      </w:r>
      <w:r w:rsidRPr="00A65097">
        <w:t>e.</w:t>
      </w:r>
      <w:r>
        <w:t>g.</w:t>
      </w:r>
      <w:r w:rsidRPr="00A65097">
        <w:t xml:space="preserve"> by sliders or buttons so that the user can change the simulation in real time.</w:t>
      </w:r>
    </w:p>
    <w:p w14:paraId="664C4AEC" w14:textId="7F4CC665" w:rsidR="00A65097" w:rsidRDefault="00A65097" w:rsidP="00E357D0">
      <w:pPr>
        <w:pStyle w:val="ListParagraph"/>
        <w:numPr>
          <w:ilvl w:val="0"/>
          <w:numId w:val="23"/>
        </w:numPr>
      </w:pPr>
      <w:r w:rsidRPr="00A65097">
        <w:rPr>
          <w:b/>
        </w:rPr>
        <w:t>Selection of different species</w:t>
      </w:r>
      <w:r>
        <w:t xml:space="preserve"> so that their characteristics can be compared.</w:t>
      </w:r>
    </w:p>
    <w:p w14:paraId="4E503D17" w14:textId="77777777" w:rsidR="004D3202" w:rsidRDefault="00E01770">
      <w:pPr>
        <w:pStyle w:val="Heading2"/>
        <w:spacing w:after="240"/>
      </w:pPr>
      <w:bookmarkStart w:id="81" w:name="_Toc381971300"/>
      <w:bookmarkStart w:id="82" w:name="_Toc382209201"/>
      <w:bookmarkStart w:id="83" w:name="_Toc382463959"/>
      <w:r>
        <w:t>Appraisal of p</w:t>
      </w:r>
      <w:r w:rsidR="004D3202">
        <w:t>otential solutions</w:t>
      </w:r>
      <w:bookmarkEnd w:id="81"/>
      <w:bookmarkEnd w:id="82"/>
      <w:bookmarkEnd w:id="83"/>
    </w:p>
    <w:p w14:paraId="774488E6" w14:textId="77777777" w:rsidR="00BA7ACD" w:rsidRPr="002E3C05" w:rsidRDefault="00BA7ACD" w:rsidP="002E3C05">
      <w:pPr>
        <w:pStyle w:val="Heading3"/>
      </w:pPr>
      <w:r w:rsidRPr="002E3C05">
        <w:t>Smart phone app</w:t>
      </w:r>
    </w:p>
    <w:p w14:paraId="1B44CED3" w14:textId="72BA9658" w:rsidR="00CC001E" w:rsidRDefault="00CC001E">
      <w:pPr>
        <w:spacing w:after="240"/>
      </w:pPr>
      <w:r>
        <w:t xml:space="preserve">A smart phone app </w:t>
      </w:r>
      <w:r w:rsidRPr="00CC7274">
        <w:t>written in Java (android) or Objective-C (IOS) w</w:t>
      </w:r>
      <w:r>
        <w:t>ould ru</w:t>
      </w:r>
      <w:r w:rsidR="004A6436">
        <w:t>n the simulation on a phone</w:t>
      </w:r>
      <w:r>
        <w:t xml:space="preserve">. </w:t>
      </w:r>
    </w:p>
    <w:p w14:paraId="39BF4474" w14:textId="77777777" w:rsidR="00CC001E" w:rsidRDefault="00CC001E">
      <w:pPr>
        <w:spacing w:after="240"/>
      </w:pPr>
      <w:r>
        <w:lastRenderedPageBreak/>
        <w:t xml:space="preserve">This would fulfil the majority of the requirements: </w:t>
      </w:r>
    </w:p>
    <w:p w14:paraId="79B1DAC6" w14:textId="77777777" w:rsidR="00CC001E" w:rsidRDefault="00CC001E" w:rsidP="00940C2B">
      <w:pPr>
        <w:pStyle w:val="ListParagraph"/>
        <w:numPr>
          <w:ilvl w:val="0"/>
          <w:numId w:val="9"/>
        </w:numPr>
        <w:spacing w:after="240"/>
        <w:ind w:left="567" w:hanging="283"/>
      </w:pPr>
      <w:r>
        <w:t>Due to smart phone portability the app could be used both inside and outside the classroom.</w:t>
      </w:r>
    </w:p>
    <w:p w14:paraId="3722C675" w14:textId="16171E2F" w:rsidR="00CC001E" w:rsidRDefault="00CC001E" w:rsidP="00940C2B">
      <w:pPr>
        <w:pStyle w:val="ListParagraph"/>
        <w:numPr>
          <w:ilvl w:val="0"/>
          <w:numId w:val="9"/>
        </w:numPr>
        <w:spacing w:after="240"/>
        <w:ind w:left="567" w:hanging="283"/>
      </w:pPr>
      <w:r>
        <w:t xml:space="preserve">Phones are internet-enabled and so </w:t>
      </w:r>
      <w:r w:rsidR="00295985">
        <w:t>the app can be downloaded from within the class room</w:t>
      </w:r>
      <w:r>
        <w:t>.</w:t>
      </w:r>
    </w:p>
    <w:p w14:paraId="4C2438F7" w14:textId="77777777" w:rsidR="00CC001E" w:rsidRDefault="00CC001E" w:rsidP="00940C2B">
      <w:pPr>
        <w:pStyle w:val="ListParagraph"/>
        <w:numPr>
          <w:ilvl w:val="0"/>
          <w:numId w:val="9"/>
        </w:numPr>
        <w:spacing w:after="240"/>
        <w:ind w:left="567" w:hanging="283"/>
      </w:pPr>
      <w:r>
        <w:t>The age group are familiar with the concept of apps and would be familiar with the interface.</w:t>
      </w:r>
    </w:p>
    <w:p w14:paraId="24AA39FE" w14:textId="77777777" w:rsidR="00CC001E" w:rsidRDefault="00CC001E" w:rsidP="00940C2B">
      <w:pPr>
        <w:pStyle w:val="ListParagraph"/>
        <w:numPr>
          <w:ilvl w:val="0"/>
          <w:numId w:val="9"/>
        </w:numPr>
        <w:spacing w:after="240"/>
        <w:ind w:left="567" w:hanging="283"/>
      </w:pPr>
      <w:r>
        <w:t>Smart phones are powerful enough to run a complex biological simulation and could maintain simulation accuracy.</w:t>
      </w:r>
    </w:p>
    <w:p w14:paraId="317F8C15" w14:textId="07955D3C" w:rsidR="004F648D" w:rsidRDefault="00CC001E">
      <w:pPr>
        <w:spacing w:after="240"/>
      </w:pPr>
      <w:r>
        <w:t>However, there are some disadvantages from a smart phone solution. Not all pupils would have a smart phone and as a result not everyone in the class would be able to</w:t>
      </w:r>
      <w:r w:rsidR="00295985">
        <w:t xml:space="preserve"> use the app. </w:t>
      </w:r>
      <w:r>
        <w:t xml:space="preserve">Furthermore, due to the </w:t>
      </w:r>
      <w:r w:rsidRPr="00326312">
        <w:t xml:space="preserve">fragmentation of smart phone operating systems </w:t>
      </w:r>
      <w:r>
        <w:t>the same app would need to be written for multiple different architectures (IOS, android …) - possibly making the project unviable. Lastly, if the exercise is done in class there would be no way to know if the pupils where using the tool or using their phones for another use</w:t>
      </w:r>
      <w:r w:rsidR="00607B5E">
        <w:t>.</w:t>
      </w:r>
    </w:p>
    <w:p w14:paraId="052DCE0F" w14:textId="77777777" w:rsidR="00607B5E" w:rsidRPr="002E3C05" w:rsidRDefault="00607B5E" w:rsidP="002E3C05">
      <w:pPr>
        <w:pStyle w:val="Heading3"/>
      </w:pPr>
      <w:r w:rsidRPr="002E3C05">
        <w:t>Web application</w:t>
      </w:r>
    </w:p>
    <w:p w14:paraId="4946D36A" w14:textId="28FC066B" w:rsidR="00607D18" w:rsidRDefault="00607D18">
      <w:pPr>
        <w:spacing w:after="240"/>
      </w:pPr>
      <w:r>
        <w:t xml:space="preserve">A web </w:t>
      </w:r>
      <w:r w:rsidRPr="00CB40DB">
        <w:t>application written in HTML5 and JavaScript</w:t>
      </w:r>
      <w:r w:rsidR="006F060E">
        <w:t xml:space="preserve"> </w:t>
      </w:r>
      <w:r>
        <w:t xml:space="preserve">is another potential solution. Using the web has a number of advantages. </w:t>
      </w:r>
    </w:p>
    <w:p w14:paraId="3D296BAA" w14:textId="77777777" w:rsidR="00607D18" w:rsidRDefault="00607D18" w:rsidP="00940C2B">
      <w:pPr>
        <w:pStyle w:val="ListParagraph"/>
        <w:numPr>
          <w:ilvl w:val="0"/>
          <w:numId w:val="10"/>
        </w:numPr>
        <w:spacing w:after="240"/>
        <w:ind w:left="567" w:hanging="283"/>
      </w:pPr>
      <w:r>
        <w:t xml:space="preserve">The internet is available on school and home computers. </w:t>
      </w:r>
    </w:p>
    <w:p w14:paraId="791430A5" w14:textId="77777777" w:rsidR="00607D18" w:rsidRDefault="00607D18" w:rsidP="00940C2B">
      <w:pPr>
        <w:pStyle w:val="ListParagraph"/>
        <w:numPr>
          <w:ilvl w:val="0"/>
          <w:numId w:val="10"/>
        </w:numPr>
        <w:spacing w:after="240"/>
        <w:ind w:left="567" w:hanging="283"/>
      </w:pPr>
      <w:r>
        <w:t>Access to the tool would not be a problem as almost everyone has access to a computer (i.e. school computer lab) thus for filling the users requirements.</w:t>
      </w:r>
    </w:p>
    <w:p w14:paraId="169B2C9F" w14:textId="77777777" w:rsidR="00607D18" w:rsidRDefault="00607D18" w:rsidP="00940C2B">
      <w:pPr>
        <w:pStyle w:val="ListParagraph"/>
        <w:numPr>
          <w:ilvl w:val="0"/>
          <w:numId w:val="10"/>
        </w:numPr>
        <w:spacing w:after="240"/>
        <w:ind w:left="567" w:hanging="283"/>
      </w:pPr>
      <w:r>
        <w:t xml:space="preserve">Even young pupils are very familiar with web application interfaces and as such teachers would only be required to provide a short introduction and pupils could quickly learn how to use the application. </w:t>
      </w:r>
    </w:p>
    <w:p w14:paraId="5A0B7AD8" w14:textId="77777777" w:rsidR="00607D18" w:rsidRDefault="00607D18" w:rsidP="00940C2B">
      <w:pPr>
        <w:pStyle w:val="ListParagraph"/>
        <w:numPr>
          <w:ilvl w:val="0"/>
          <w:numId w:val="10"/>
        </w:numPr>
        <w:spacing w:after="240"/>
        <w:ind w:left="567" w:hanging="283"/>
      </w:pPr>
      <w:r>
        <w:t>There would be little issue with cross compatibility as both html and JavaScript are web standards and implemented in all modern browsers</w:t>
      </w:r>
      <w:r w:rsidR="00CB40DB">
        <w:t xml:space="preserve"> including mobile browsers</w:t>
      </w:r>
      <w:r>
        <w:t xml:space="preserve">. </w:t>
      </w:r>
    </w:p>
    <w:p w14:paraId="2198A305" w14:textId="561FF1A5" w:rsidR="0024364B" w:rsidRDefault="0024364B" w:rsidP="00940C2B">
      <w:pPr>
        <w:pStyle w:val="ListParagraph"/>
        <w:numPr>
          <w:ilvl w:val="0"/>
          <w:numId w:val="10"/>
        </w:numPr>
        <w:spacing w:after="240"/>
        <w:ind w:left="567" w:hanging="283"/>
      </w:pPr>
      <w:r>
        <w:t>It would be very easy to setup as it is a essentially a webpage and therefore there is no need to download or install any applications just visit the webpage.</w:t>
      </w:r>
    </w:p>
    <w:p w14:paraId="65774D03" w14:textId="59C421F2" w:rsidR="00AE7FF6" w:rsidRDefault="00607D18">
      <w:pPr>
        <w:spacing w:after="240"/>
      </w:pPr>
      <w:r>
        <w:t>However the complexity of the project may increase due to the use of multiple languages</w:t>
      </w:r>
      <w:r w:rsidR="006F060E">
        <w:t xml:space="preserve"> (HTML, CSS, </w:t>
      </w:r>
      <w:r w:rsidR="0024364B">
        <w:t>and JavaScript</w:t>
      </w:r>
      <w:r w:rsidR="00CB40DB">
        <w:t xml:space="preserve">) and the added complication of </w:t>
      </w:r>
      <w:r w:rsidR="004C1D37">
        <w:t xml:space="preserve">configuring and </w:t>
      </w:r>
      <w:r w:rsidR="00CB40DB">
        <w:t>maintaining a web server and domain.</w:t>
      </w:r>
      <w:r w:rsidR="0024364B">
        <w:t xml:space="preserve"> Furthermore a lot of time would have to be spent optimising the application to speed it up as JavaScript is much slower as it runs through a browser compared with natively written programs.</w:t>
      </w:r>
    </w:p>
    <w:p w14:paraId="2CD25D15" w14:textId="77777777" w:rsidR="00607B5E" w:rsidRPr="002E3C05" w:rsidRDefault="0063586D" w:rsidP="002E3C05">
      <w:pPr>
        <w:pStyle w:val="Heading3"/>
      </w:pPr>
      <w:r w:rsidRPr="002E3C05">
        <w:t>D</w:t>
      </w:r>
      <w:r w:rsidR="00E0115F" w:rsidRPr="002E3C05">
        <w:t>esktop application</w:t>
      </w:r>
    </w:p>
    <w:p w14:paraId="1D49C52C" w14:textId="43271B0B" w:rsidR="00607D18" w:rsidRDefault="00607D18" w:rsidP="002E3C05">
      <w:pPr>
        <w:spacing w:after="240"/>
      </w:pPr>
      <w:r>
        <w:t xml:space="preserve">A desktop application </w:t>
      </w:r>
      <w:r w:rsidRPr="00382050">
        <w:t xml:space="preserve">written in </w:t>
      </w:r>
      <w:r w:rsidR="006F060E">
        <w:t>C/</w:t>
      </w:r>
      <w:r w:rsidRPr="00382050">
        <w:t>C++</w:t>
      </w:r>
      <w:r w:rsidR="006F060E">
        <w:t xml:space="preserve"> or Java</w:t>
      </w:r>
      <w:r>
        <w:t>. This would have a number of advantages:</w:t>
      </w:r>
    </w:p>
    <w:p w14:paraId="321DFAF5" w14:textId="4E4545EB" w:rsidR="00607D18" w:rsidRDefault="00607D18" w:rsidP="00940C2B">
      <w:pPr>
        <w:pStyle w:val="ListParagraph"/>
        <w:numPr>
          <w:ilvl w:val="0"/>
          <w:numId w:val="11"/>
        </w:numPr>
        <w:spacing w:after="240"/>
        <w:ind w:left="567" w:hanging="283"/>
      </w:pPr>
      <w:r>
        <w:t xml:space="preserve">The simulation could easily run due to </w:t>
      </w:r>
      <w:r w:rsidR="006F060E">
        <w:t>C/</w:t>
      </w:r>
      <w:r>
        <w:t>C++’s speed and also access to a desktop.</w:t>
      </w:r>
    </w:p>
    <w:p w14:paraId="433157E7" w14:textId="7BFC35FE" w:rsidR="00607D18" w:rsidRDefault="00607D18" w:rsidP="00940C2B">
      <w:pPr>
        <w:pStyle w:val="ListParagraph"/>
        <w:numPr>
          <w:ilvl w:val="0"/>
          <w:numId w:val="11"/>
        </w:numPr>
        <w:spacing w:after="240"/>
        <w:ind w:left="567" w:hanging="283"/>
      </w:pPr>
      <w:r>
        <w:t xml:space="preserve">Like the web application in (HTML5, JavaScript) it could be used by </w:t>
      </w:r>
      <w:r w:rsidR="00382050">
        <w:t>all of the pupils</w:t>
      </w:r>
      <w:r>
        <w:t xml:space="preserve"> at home or in the classroom for filling the</w:t>
      </w:r>
      <w:r w:rsidR="006F060E">
        <w:t xml:space="preserve"> objectives</w:t>
      </w:r>
      <w:r w:rsidR="0024364B">
        <w:t xml:space="preserve"> as C/C++ can be compiled to run on multiple different operating systems</w:t>
      </w:r>
      <w:r>
        <w:t>.</w:t>
      </w:r>
    </w:p>
    <w:p w14:paraId="20943C6F" w14:textId="29439ADC" w:rsidR="00E0115F" w:rsidRDefault="006F060E" w:rsidP="002E3C05">
      <w:pPr>
        <w:spacing w:after="240"/>
      </w:pPr>
      <w:r>
        <w:t>Although as</w:t>
      </w:r>
      <w:r w:rsidR="00607D18">
        <w:t xml:space="preserve"> the application would have to be cross compatible between the major operating systems (Windows, Mac and Linux) in order to make sure everyone could use it on their machine</w:t>
      </w:r>
      <w:r w:rsidR="00382050">
        <w:t xml:space="preserve"> increasing the complexity of the program</w:t>
      </w:r>
      <w:r w:rsidR="00607D18">
        <w:t xml:space="preserve">. Furthermore the increased setup time of </w:t>
      </w:r>
      <w:r w:rsidR="00382050">
        <w:t xml:space="preserve">the </w:t>
      </w:r>
      <w:r w:rsidR="00607D18">
        <w:t>tool would make it less user friendly (i.e. user must download and install the program</w:t>
      </w:r>
      <w:r w:rsidR="00152E3C">
        <w:t>).</w:t>
      </w:r>
    </w:p>
    <w:p w14:paraId="71DF2C36" w14:textId="77777777" w:rsidR="002E3C05" w:rsidRPr="002E3C05" w:rsidRDefault="003E64EE" w:rsidP="002E3C05">
      <w:pPr>
        <w:pStyle w:val="Heading3"/>
      </w:pPr>
      <w:r>
        <w:lastRenderedPageBreak/>
        <w:t>Pen and paper simulation</w:t>
      </w:r>
    </w:p>
    <w:p w14:paraId="19B0152C" w14:textId="1439403B" w:rsidR="006E00A7" w:rsidRDefault="003E64EE" w:rsidP="002E3C05">
      <w:r>
        <w:t>A non-technical solution to the problem would be to cre</w:t>
      </w:r>
      <w:r w:rsidR="006E00A7">
        <w:t>ate a set of rules and then use</w:t>
      </w:r>
      <w:r>
        <w:t xml:space="preserve"> counters on a gridded board to simulate how the ant’s beha</w:t>
      </w:r>
      <w:r w:rsidR="006E00A7">
        <w:t xml:space="preserve">viour would change depending </w:t>
      </w:r>
      <w:r>
        <w:t xml:space="preserve">on their input values.  Random mutations could be introduced by using </w:t>
      </w:r>
      <w:r w:rsidR="003F6DDA">
        <w:t>dice</w:t>
      </w:r>
      <w:r w:rsidR="003D62FD">
        <w:t>.</w:t>
      </w:r>
    </w:p>
    <w:p w14:paraId="1328EEB6" w14:textId="77777777" w:rsidR="006E00A7" w:rsidRDefault="006E00A7" w:rsidP="00E357D0">
      <w:pPr>
        <w:pStyle w:val="ListParagraph"/>
        <w:numPr>
          <w:ilvl w:val="0"/>
          <w:numId w:val="16"/>
        </w:numPr>
      </w:pPr>
      <w:r>
        <w:t>The simulation could be used all of the pupils.</w:t>
      </w:r>
    </w:p>
    <w:p w14:paraId="245A78A9" w14:textId="0A584169" w:rsidR="006E00A7" w:rsidRDefault="006E00A7" w:rsidP="00E357D0">
      <w:pPr>
        <w:pStyle w:val="ListParagraph"/>
        <w:numPr>
          <w:ilvl w:val="0"/>
          <w:numId w:val="16"/>
        </w:numPr>
      </w:pPr>
      <w:r>
        <w:t>The simulation does not need computers and therefore the students do not have to change room</w:t>
      </w:r>
      <w:r w:rsidR="00DA0B69">
        <w:t xml:space="preserve"> to one equipped with computers</w:t>
      </w:r>
      <w:r>
        <w:t>, increasing the amount of time available.</w:t>
      </w:r>
    </w:p>
    <w:p w14:paraId="3DD3BC3E" w14:textId="2D75BF56" w:rsidR="006E00A7" w:rsidRDefault="006E00A7" w:rsidP="002E3C05">
      <w:r>
        <w:t xml:space="preserve">However the simulation would be far </w:t>
      </w:r>
      <w:r w:rsidR="002E3C05">
        <w:t>too</w:t>
      </w:r>
      <w:r>
        <w:t xml:space="preserve"> slow and the pupils may not be able to see the overall patterns emerging from it and therefore not learn the concepts of evolution.  It would require more </w:t>
      </w:r>
      <w:r w:rsidR="002E3C05">
        <w:t>than</w:t>
      </w:r>
      <w:r>
        <w:t xml:space="preserve"> one pupil to be fun and engaging and so cannot be done at home</w:t>
      </w:r>
      <w:r w:rsidR="00DA0B69">
        <w:t xml:space="preserve"> for homework</w:t>
      </w:r>
      <w:r>
        <w:t xml:space="preserve">.  </w:t>
      </w:r>
      <w:r w:rsidR="00DA0B69">
        <w:t xml:space="preserve">It would be tedious </w:t>
      </w:r>
      <w:r w:rsidR="003F6DDA">
        <w:t>to record all of the statistics (</w:t>
      </w:r>
      <w:r w:rsidR="00DA0B69">
        <w:t xml:space="preserve">a computer based solution could do </w:t>
      </w:r>
      <w:r w:rsidR="003F6DDA">
        <w:t xml:space="preserve">this </w:t>
      </w:r>
      <w:r w:rsidR="00DA0B69">
        <w:t>automatically</w:t>
      </w:r>
      <w:r w:rsidR="003F6DDA">
        <w:t>)</w:t>
      </w:r>
      <w:r w:rsidR="00DA0B69">
        <w:t>.</w:t>
      </w:r>
      <w:r>
        <w:t xml:space="preserve"> The scale of the simulation would be dramatically reduced </w:t>
      </w:r>
      <w:r w:rsidR="00DA0B69">
        <w:t xml:space="preserve">to fit into the time allowed </w:t>
      </w:r>
      <w:r>
        <w:t>and would be less impressive as a result making the simulation less interesting to pupils.</w:t>
      </w:r>
    </w:p>
    <w:p w14:paraId="46C08747" w14:textId="180A089C" w:rsidR="008D7810" w:rsidRDefault="008D7810" w:rsidP="008D7810">
      <w:pPr>
        <w:pStyle w:val="Heading2"/>
      </w:pPr>
      <w:bookmarkStart w:id="84" w:name="_Toc381971301"/>
      <w:bookmarkStart w:id="85" w:name="_Toc382209202"/>
      <w:bookmarkStart w:id="86" w:name="_Toc382463960"/>
      <w:r>
        <w:t>Proposed solution</w:t>
      </w:r>
      <w:bookmarkEnd w:id="84"/>
      <w:bookmarkEnd w:id="85"/>
      <w:bookmarkEnd w:id="86"/>
    </w:p>
    <w:p w14:paraId="5E3C6084" w14:textId="6DA0ED65" w:rsidR="008D7810" w:rsidRPr="008D7810" w:rsidRDefault="008D7810" w:rsidP="008D7810">
      <w:r w:rsidRPr="00401A2F">
        <w:rPr>
          <w:highlight w:val="yellow"/>
        </w:rPr>
        <w:t xml:space="preserve">Detailed proposed solution + </w:t>
      </w:r>
      <w:r w:rsidR="00F45240" w:rsidRPr="00F45240">
        <w:rPr>
          <w:highlight w:val="yellow"/>
        </w:rPr>
        <w:t>justification</w:t>
      </w:r>
      <w:r w:rsidRPr="00401A2F">
        <w:rPr>
          <w:highlight w:val="yellow"/>
        </w:rPr>
        <w:t xml:space="preserve"> of using </w:t>
      </w:r>
      <w:r w:rsidR="00F45240" w:rsidRPr="00F45240">
        <w:rPr>
          <w:highlight w:val="yellow"/>
        </w:rPr>
        <w:t>JavaScript</w:t>
      </w:r>
      <w:r w:rsidRPr="00401A2F">
        <w:rPr>
          <w:highlight w:val="yellow"/>
        </w:rPr>
        <w:t xml:space="preserve"> + html + css</w:t>
      </w:r>
    </w:p>
    <w:p w14:paraId="70B569FA" w14:textId="77777777" w:rsidR="009C2707" w:rsidRPr="008D7810" w:rsidRDefault="009C2707" w:rsidP="009C2707">
      <w:pPr>
        <w:pStyle w:val="Heading3"/>
      </w:pPr>
      <w:r>
        <w:t>Simulation</w:t>
      </w:r>
    </w:p>
    <w:p w14:paraId="7AAF9700" w14:textId="77777777" w:rsidR="008D7810" w:rsidRDefault="00F45240" w:rsidP="002E3C05">
      <w:r>
        <w:t>An ant simulation which models three basic types of ants:</w:t>
      </w:r>
    </w:p>
    <w:p w14:paraId="3D40CC84" w14:textId="77777777" w:rsidR="00F45240" w:rsidRDefault="00F45240" w:rsidP="00C04039">
      <w:pPr>
        <w:numPr>
          <w:ilvl w:val="0"/>
          <w:numId w:val="54"/>
        </w:numPr>
      </w:pPr>
      <w:r w:rsidRPr="00F45240">
        <w:rPr>
          <w:b/>
        </w:rPr>
        <w:t>Worker ants</w:t>
      </w:r>
      <w:r>
        <w:t xml:space="preserve"> – responsible for searching, collecting and depositing food.</w:t>
      </w:r>
    </w:p>
    <w:p w14:paraId="79F2C4FB" w14:textId="77777777" w:rsidR="00F45240" w:rsidRDefault="00F45240" w:rsidP="00C04039">
      <w:pPr>
        <w:numPr>
          <w:ilvl w:val="0"/>
          <w:numId w:val="54"/>
        </w:numPr>
      </w:pPr>
      <w:r w:rsidRPr="00F45240">
        <w:rPr>
          <w:b/>
        </w:rPr>
        <w:t>Queen ants</w:t>
      </w:r>
      <w:r>
        <w:t xml:space="preserve"> – responsible for locating a new nest location.</w:t>
      </w:r>
    </w:p>
    <w:p w14:paraId="717BDA00" w14:textId="77777777" w:rsidR="00F45240" w:rsidRDefault="00F45240" w:rsidP="00C04039">
      <w:pPr>
        <w:numPr>
          <w:ilvl w:val="0"/>
          <w:numId w:val="54"/>
        </w:numPr>
      </w:pPr>
      <w:r w:rsidRPr="00F45240">
        <w:rPr>
          <w:b/>
        </w:rPr>
        <w:t>Soldier ants</w:t>
      </w:r>
      <w:r>
        <w:t xml:space="preserve"> – responsible for defending and attacking other species.</w:t>
      </w:r>
    </w:p>
    <w:p w14:paraId="376725EA" w14:textId="77777777" w:rsidR="008F0E6D" w:rsidRDefault="008F0E6D" w:rsidP="008F0E6D">
      <w:r>
        <w:t xml:space="preserve">It will also model a simple nest which has the ability to create new ants in a probabilistic manner. </w:t>
      </w:r>
    </w:p>
    <w:p w14:paraId="0B265BDA" w14:textId="77777777" w:rsidR="008F0E6D" w:rsidRDefault="008F0E6D" w:rsidP="008F0E6D">
      <w:r>
        <w:t>Food must also be modelled. Food will be collected and eaten by ants to keep them alive. Nests will use food to create new nests i.e. a nest will require a certain amount of food to create a new ant.</w:t>
      </w:r>
    </w:p>
    <w:p w14:paraId="599E6581" w14:textId="77777777" w:rsidR="008F0E6D" w:rsidRDefault="008F0E6D" w:rsidP="008F0E6D">
      <w:r>
        <w:t xml:space="preserve">Pheromone trials, pheromone trials will also be </w:t>
      </w:r>
      <w:r w:rsidR="009C2707">
        <w:t>modelled. These will be deposited by ants when they are returning to the nest with food. Pheromones will influence the direction of other worker ants of the same species.</w:t>
      </w:r>
    </w:p>
    <w:p w14:paraId="2CA8DF41" w14:textId="77777777" w:rsidR="009C2707" w:rsidRDefault="009C2707" w:rsidP="009C2707">
      <w:pPr>
        <w:pStyle w:val="Heading3"/>
      </w:pPr>
      <w:r>
        <w:t>Interface</w:t>
      </w:r>
    </w:p>
    <w:p w14:paraId="5153D472" w14:textId="65898ED6" w:rsidR="008D7810" w:rsidRDefault="009C2707" w:rsidP="002E3C05">
      <w:r>
        <w:t xml:space="preserve">The interface will be a single page web application designed in HTML and formatted in CSS. To display the simulation the HTML5 canvas will be used (introduced in the HTML5 specification). The application will be coded in </w:t>
      </w:r>
      <w:r w:rsidR="00AD3F8A">
        <w:t>JavaScript;</w:t>
      </w:r>
      <w:r>
        <w:t xml:space="preserve"> this will not only allow manipulation of the canvas element but also allow the code to edit items on the page. </w:t>
      </w:r>
      <w:r w:rsidR="00AD3F8A">
        <w:t>This means data and information can be put onto the page with relative ease compared with other web scripting languages.</w:t>
      </w:r>
    </w:p>
    <w:p w14:paraId="7EE96FFC" w14:textId="77777777" w:rsidR="004D3202" w:rsidRDefault="004D3202">
      <w:pPr>
        <w:pStyle w:val="Heading2"/>
        <w:spacing w:after="240"/>
      </w:pPr>
      <w:bookmarkStart w:id="87" w:name="_Toc381971302"/>
      <w:bookmarkStart w:id="88" w:name="_Toc382209203"/>
      <w:bookmarkStart w:id="89" w:name="_Toc382463961"/>
      <w:r>
        <w:t>Justification of chosen solution</w:t>
      </w:r>
      <w:bookmarkEnd w:id="87"/>
      <w:bookmarkEnd w:id="88"/>
      <w:bookmarkEnd w:id="89"/>
    </w:p>
    <w:p w14:paraId="5C7A121A" w14:textId="618F699B" w:rsidR="002E3C05" w:rsidRDefault="002E3C05" w:rsidP="002E3C05">
      <w:r>
        <w:t xml:space="preserve">The chosen solution is a website based </w:t>
      </w:r>
      <w:r w:rsidR="003F6DDA">
        <w:t>tool</w:t>
      </w:r>
      <w:r>
        <w:t xml:space="preserve"> written in HTML5, CSS and Ja</w:t>
      </w:r>
      <w:r w:rsidR="00DA0B69">
        <w:t xml:space="preserve">vaScript and using a </w:t>
      </w:r>
      <w:r w:rsidR="00DA0B69" w:rsidRPr="00DA0B69">
        <w:rPr>
          <w:highlight w:val="yellow"/>
        </w:rPr>
        <w:t>school</w:t>
      </w:r>
      <w:r w:rsidR="00DA0B69">
        <w:t xml:space="preserve"> webserver</w:t>
      </w:r>
      <w:r>
        <w:t xml:space="preserve"> backend</w:t>
      </w:r>
      <w:r w:rsidR="007E44B3">
        <w:t xml:space="preserve"> </w:t>
      </w:r>
      <w:r w:rsidR="00DA0B69">
        <w:t>to serve the website</w:t>
      </w:r>
      <w:r w:rsidR="00741D62">
        <w:t>.</w:t>
      </w:r>
      <w:r w:rsidR="007E44B3">
        <w:t xml:space="preserve">  </w:t>
      </w:r>
      <w:r w:rsidR="000E48F1">
        <w:t>This was chosen as the solution because it allows for all of the objectives to be achieved to their full with the least additional complexity.</w:t>
      </w:r>
    </w:p>
    <w:p w14:paraId="52155D84" w14:textId="72B5D4DC" w:rsidR="000E48F1" w:rsidRDefault="000E48F1" w:rsidP="00E357D0">
      <w:pPr>
        <w:pStyle w:val="ListParagraph"/>
        <w:numPr>
          <w:ilvl w:val="0"/>
          <w:numId w:val="17"/>
        </w:numPr>
      </w:pPr>
      <w:r>
        <w:t>All si</w:t>
      </w:r>
      <w:r w:rsidRPr="00DA0B69">
        <w:t>m</w:t>
      </w:r>
      <w:r>
        <w:t xml:space="preserve">ulation objectives can be accomplished </w:t>
      </w:r>
      <w:r w:rsidR="003F6DDA">
        <w:t>with a well written optimised program in JavaScript.</w:t>
      </w:r>
    </w:p>
    <w:p w14:paraId="18B16447" w14:textId="77777777" w:rsidR="000E48F1" w:rsidRDefault="000E48F1" w:rsidP="00E357D0">
      <w:pPr>
        <w:pStyle w:val="ListParagraph"/>
        <w:numPr>
          <w:ilvl w:val="0"/>
          <w:numId w:val="17"/>
        </w:numPr>
      </w:pPr>
      <w:r>
        <w:lastRenderedPageBreak/>
        <w:t>The simulation can be easily displayed in an aesthetically pleasing manner with CSS</w:t>
      </w:r>
      <w:r w:rsidR="00583C00">
        <w:t xml:space="preserve"> to engage </w:t>
      </w:r>
      <w:r w:rsidR="009218A3">
        <w:t>the pupils</w:t>
      </w:r>
      <w:r w:rsidR="00372029">
        <w:t>.</w:t>
      </w:r>
    </w:p>
    <w:p w14:paraId="6860AAAB" w14:textId="77777777" w:rsidR="000E48F1" w:rsidRDefault="000E48F1" w:rsidP="00E357D0">
      <w:pPr>
        <w:pStyle w:val="ListParagraph"/>
        <w:numPr>
          <w:ilvl w:val="0"/>
          <w:numId w:val="17"/>
        </w:numPr>
      </w:pPr>
      <w:r>
        <w:t>The tool requires very little preparation time as it only requires the browser which is already installed</w:t>
      </w:r>
      <w:r w:rsidR="009218A3">
        <w:t xml:space="preserve"> on school computers.</w:t>
      </w:r>
    </w:p>
    <w:p w14:paraId="5F8048C5" w14:textId="77777777" w:rsidR="000E48F1" w:rsidRDefault="000E48F1" w:rsidP="00E357D0">
      <w:pPr>
        <w:pStyle w:val="ListParagraph"/>
        <w:numPr>
          <w:ilvl w:val="0"/>
          <w:numId w:val="17"/>
        </w:numPr>
      </w:pPr>
      <w:r>
        <w:t>The tool can be easily used at home by pupils as it is a website and can be navigated too from anywhere with internet and a web browser (which is assumed they have).</w:t>
      </w:r>
    </w:p>
    <w:p w14:paraId="5774A7EC" w14:textId="44109516" w:rsidR="000E48F1" w:rsidRDefault="00583C00" w:rsidP="00E357D0">
      <w:pPr>
        <w:pStyle w:val="ListParagraph"/>
        <w:numPr>
          <w:ilvl w:val="0"/>
          <w:numId w:val="17"/>
        </w:numPr>
      </w:pPr>
      <w:r>
        <w:t>The tool can be easily displayed through a projector and should be able to scale to any sized monitor</w:t>
      </w:r>
      <w:r w:rsidR="003F6DDA">
        <w:t xml:space="preserve"> (as it is a website)</w:t>
      </w:r>
      <w:r>
        <w:t>.</w:t>
      </w:r>
    </w:p>
    <w:p w14:paraId="666C803B" w14:textId="77777777" w:rsidR="0091374B" w:rsidRDefault="009218A3" w:rsidP="00E357D0">
      <w:pPr>
        <w:pStyle w:val="ListParagraph"/>
        <w:numPr>
          <w:ilvl w:val="0"/>
          <w:numId w:val="17"/>
        </w:numPr>
      </w:pPr>
      <w:r>
        <w:t>The tool will have a shallow learning curve as pupils already know how to navigate webpages.</w:t>
      </w:r>
    </w:p>
    <w:p w14:paraId="069ED0C1" w14:textId="3666D907" w:rsidR="004448E1" w:rsidRPr="008701A5" w:rsidRDefault="0091374B" w:rsidP="00E357D0">
      <w:pPr>
        <w:pStyle w:val="ListParagraph"/>
        <w:numPr>
          <w:ilvl w:val="0"/>
          <w:numId w:val="17"/>
        </w:numPr>
      </w:pPr>
      <w:r>
        <w:t xml:space="preserve">The tool will be able to run on existing hardware and software </w:t>
      </w:r>
      <w:r w:rsidR="004448E1" w:rsidRPr="008701A5">
        <w:rPr>
          <w:highlight w:val="yellow"/>
        </w:rPr>
        <w:br w:type="page"/>
      </w:r>
    </w:p>
    <w:p w14:paraId="15BB1DAF" w14:textId="77777777" w:rsidR="005175D1" w:rsidRDefault="002B05A9">
      <w:pPr>
        <w:pStyle w:val="Heading1"/>
        <w:spacing w:after="240"/>
      </w:pPr>
      <w:bookmarkStart w:id="90" w:name="_Toc381971303"/>
      <w:bookmarkStart w:id="91" w:name="_Toc382209204"/>
      <w:bookmarkStart w:id="92" w:name="_Toc382463962"/>
      <w:r>
        <w:lastRenderedPageBreak/>
        <w:t xml:space="preserve">Section 2: </w:t>
      </w:r>
      <w:r w:rsidR="004D3202">
        <w:t>Design</w:t>
      </w:r>
      <w:bookmarkEnd w:id="90"/>
      <w:bookmarkEnd w:id="91"/>
      <w:bookmarkEnd w:id="92"/>
    </w:p>
    <w:p w14:paraId="466E8470" w14:textId="77777777" w:rsidR="00351511" w:rsidRPr="00BC3BA0" w:rsidRDefault="00351511" w:rsidP="00BC3BA0">
      <w:pPr>
        <w:rPr>
          <w:highlight w:val="yellow"/>
        </w:rPr>
      </w:pPr>
      <w:r w:rsidRPr="00BC3BA0">
        <w:rPr>
          <w:highlight w:val="yellow"/>
        </w:rPr>
        <w:t>Diagrams needed</w:t>
      </w:r>
      <w:r w:rsidR="00853B91">
        <w:rPr>
          <w:highlight w:val="yellow"/>
        </w:rPr>
        <w:t>:</w:t>
      </w:r>
    </w:p>
    <w:p w14:paraId="18DB8991" w14:textId="77777777" w:rsidR="00351511" w:rsidRPr="00BC3BA0" w:rsidRDefault="00351511" w:rsidP="00940C2B">
      <w:pPr>
        <w:pStyle w:val="ListParagraph"/>
        <w:numPr>
          <w:ilvl w:val="0"/>
          <w:numId w:val="13"/>
        </w:numPr>
        <w:rPr>
          <w:highlight w:val="yellow"/>
        </w:rPr>
      </w:pPr>
      <w:r w:rsidRPr="00BC3BA0">
        <w:rPr>
          <w:highlight w:val="yellow"/>
        </w:rPr>
        <w:t>Overall system flow chart (website + simulation + scores + login)</w:t>
      </w:r>
    </w:p>
    <w:p w14:paraId="39394117" w14:textId="77777777" w:rsidR="00351511" w:rsidRPr="00BC3BA0" w:rsidRDefault="00351511" w:rsidP="00940C2B">
      <w:pPr>
        <w:pStyle w:val="ListParagraph"/>
        <w:numPr>
          <w:ilvl w:val="0"/>
          <w:numId w:val="13"/>
        </w:numPr>
        <w:rPr>
          <w:highlight w:val="yellow"/>
        </w:rPr>
      </w:pPr>
      <w:r w:rsidRPr="00BC3BA0">
        <w:rPr>
          <w:highlight w:val="yellow"/>
        </w:rPr>
        <w:t>Ant behaviour diagrams (same as ant algorithm )</w:t>
      </w:r>
    </w:p>
    <w:p w14:paraId="6482D8C9" w14:textId="77777777" w:rsidR="00351511" w:rsidRPr="00BC3BA0" w:rsidRDefault="00351511" w:rsidP="00940C2B">
      <w:pPr>
        <w:pStyle w:val="ListParagraph"/>
        <w:numPr>
          <w:ilvl w:val="1"/>
          <w:numId w:val="13"/>
        </w:numPr>
        <w:rPr>
          <w:highlight w:val="yellow"/>
        </w:rPr>
      </w:pPr>
      <w:r w:rsidRPr="00BC3BA0">
        <w:rPr>
          <w:highlight w:val="yellow"/>
        </w:rPr>
        <w:t>General behaviour</w:t>
      </w:r>
    </w:p>
    <w:p w14:paraId="0AC37129" w14:textId="77777777" w:rsidR="00351511" w:rsidRPr="00BC3BA0" w:rsidRDefault="00351511" w:rsidP="00940C2B">
      <w:pPr>
        <w:pStyle w:val="ListParagraph"/>
        <w:numPr>
          <w:ilvl w:val="1"/>
          <w:numId w:val="13"/>
        </w:numPr>
        <w:rPr>
          <w:highlight w:val="yellow"/>
        </w:rPr>
      </w:pPr>
      <w:r w:rsidRPr="00BC3BA0">
        <w:rPr>
          <w:highlight w:val="yellow"/>
        </w:rPr>
        <w:t>Solider behaviour</w:t>
      </w:r>
    </w:p>
    <w:p w14:paraId="06D8F915" w14:textId="77777777" w:rsidR="00351511" w:rsidRPr="00BC3BA0" w:rsidRDefault="00351511" w:rsidP="00940C2B">
      <w:pPr>
        <w:pStyle w:val="ListParagraph"/>
        <w:numPr>
          <w:ilvl w:val="1"/>
          <w:numId w:val="13"/>
        </w:numPr>
        <w:rPr>
          <w:highlight w:val="yellow"/>
        </w:rPr>
      </w:pPr>
      <w:r w:rsidRPr="00BC3BA0">
        <w:rPr>
          <w:highlight w:val="yellow"/>
        </w:rPr>
        <w:t>Worker behaviour</w:t>
      </w:r>
    </w:p>
    <w:p w14:paraId="4CD83D2C" w14:textId="77777777" w:rsidR="00351511" w:rsidRPr="00BC3BA0" w:rsidRDefault="00351511" w:rsidP="00940C2B">
      <w:pPr>
        <w:pStyle w:val="ListParagraph"/>
        <w:numPr>
          <w:ilvl w:val="1"/>
          <w:numId w:val="13"/>
        </w:numPr>
        <w:rPr>
          <w:highlight w:val="yellow"/>
        </w:rPr>
      </w:pPr>
      <w:r w:rsidRPr="00BC3BA0">
        <w:rPr>
          <w:highlight w:val="yellow"/>
        </w:rPr>
        <w:t>Queen behaviour</w:t>
      </w:r>
    </w:p>
    <w:p w14:paraId="1EAF90B6" w14:textId="77777777" w:rsidR="00351511" w:rsidRPr="00BC3BA0" w:rsidRDefault="00351511" w:rsidP="00940C2B">
      <w:pPr>
        <w:pStyle w:val="ListParagraph"/>
        <w:numPr>
          <w:ilvl w:val="0"/>
          <w:numId w:val="13"/>
        </w:numPr>
        <w:rPr>
          <w:highlight w:val="yellow"/>
        </w:rPr>
      </w:pPr>
      <w:r w:rsidRPr="00BC3BA0">
        <w:rPr>
          <w:highlight w:val="yellow"/>
        </w:rPr>
        <w:t>User interface design</w:t>
      </w:r>
    </w:p>
    <w:p w14:paraId="504F53C8" w14:textId="77777777" w:rsidR="00351511" w:rsidRPr="00BC3BA0" w:rsidRDefault="00351511" w:rsidP="00940C2B">
      <w:pPr>
        <w:pStyle w:val="ListParagraph"/>
        <w:numPr>
          <w:ilvl w:val="1"/>
          <w:numId w:val="13"/>
        </w:numPr>
        <w:rPr>
          <w:highlight w:val="yellow"/>
        </w:rPr>
      </w:pPr>
      <w:r w:rsidRPr="00BC3BA0">
        <w:rPr>
          <w:highlight w:val="yellow"/>
        </w:rPr>
        <w:t>UI for webpages (login, main)</w:t>
      </w:r>
    </w:p>
    <w:p w14:paraId="0E4E0C4E" w14:textId="77777777" w:rsidR="00351511" w:rsidRPr="00BC3BA0" w:rsidRDefault="00351511" w:rsidP="00940C2B">
      <w:pPr>
        <w:pStyle w:val="ListParagraph"/>
        <w:numPr>
          <w:ilvl w:val="1"/>
          <w:numId w:val="13"/>
        </w:numPr>
        <w:rPr>
          <w:highlight w:val="yellow"/>
        </w:rPr>
      </w:pPr>
      <w:r w:rsidRPr="00BC3BA0">
        <w:rPr>
          <w:highlight w:val="yellow"/>
        </w:rPr>
        <w:t>UI for simulation</w:t>
      </w:r>
    </w:p>
    <w:p w14:paraId="633ACE59" w14:textId="77777777" w:rsidR="00351511" w:rsidRPr="00BC3BA0" w:rsidRDefault="00351511" w:rsidP="00940C2B">
      <w:pPr>
        <w:pStyle w:val="ListParagraph"/>
        <w:numPr>
          <w:ilvl w:val="0"/>
          <w:numId w:val="13"/>
        </w:numPr>
        <w:rPr>
          <w:highlight w:val="yellow"/>
        </w:rPr>
      </w:pPr>
      <w:r w:rsidRPr="00BC3BA0">
        <w:rPr>
          <w:highlight w:val="yellow"/>
        </w:rPr>
        <w:t>Class/object diagrams</w:t>
      </w:r>
    </w:p>
    <w:p w14:paraId="620B0725" w14:textId="77777777" w:rsidR="00351511" w:rsidRPr="00BC3BA0" w:rsidRDefault="00351511" w:rsidP="00940C2B">
      <w:pPr>
        <w:pStyle w:val="ListParagraph"/>
        <w:numPr>
          <w:ilvl w:val="1"/>
          <w:numId w:val="13"/>
        </w:numPr>
        <w:rPr>
          <w:highlight w:val="yellow"/>
        </w:rPr>
      </w:pPr>
      <w:r w:rsidRPr="00BC3BA0">
        <w:rPr>
          <w:highlight w:val="yellow"/>
        </w:rPr>
        <w:t>OO diagram for ants (Queen</w:t>
      </w:r>
      <w:r w:rsidR="000155FA" w:rsidRPr="00BC3BA0">
        <w:rPr>
          <w:highlight w:val="yellow"/>
        </w:rPr>
        <w:t>?</w:t>
      </w:r>
      <w:r w:rsidRPr="00BC3BA0">
        <w:rPr>
          <w:highlight w:val="yellow"/>
        </w:rPr>
        <w:t>)</w:t>
      </w:r>
    </w:p>
    <w:p w14:paraId="6C7AFC6A" w14:textId="4C3BF266" w:rsidR="00351511" w:rsidRPr="00AA3A29" w:rsidRDefault="00351511" w:rsidP="00BC3BA0">
      <w:pPr>
        <w:pStyle w:val="ListParagraph"/>
        <w:numPr>
          <w:ilvl w:val="1"/>
          <w:numId w:val="13"/>
        </w:numPr>
        <w:rPr>
          <w:highlight w:val="yellow"/>
        </w:rPr>
      </w:pPr>
      <w:r w:rsidRPr="00BC3BA0">
        <w:rPr>
          <w:highlight w:val="yellow"/>
        </w:rPr>
        <w:t>OO diagram for map/environment</w:t>
      </w:r>
    </w:p>
    <w:p w14:paraId="45326186" w14:textId="77777777" w:rsidR="002A4579" w:rsidRDefault="002A4579">
      <w:pPr>
        <w:pStyle w:val="Heading2"/>
        <w:spacing w:after="240"/>
      </w:pPr>
      <w:bookmarkStart w:id="93" w:name="_Toc381971304"/>
      <w:bookmarkStart w:id="94" w:name="_Toc382209205"/>
      <w:bookmarkStart w:id="95" w:name="_Toc382463963"/>
      <w:r>
        <w:t>Overall system design</w:t>
      </w:r>
      <w:bookmarkEnd w:id="93"/>
      <w:bookmarkEnd w:id="94"/>
      <w:bookmarkEnd w:id="95"/>
    </w:p>
    <w:p w14:paraId="38D424A0" w14:textId="77777777" w:rsidR="00C12190" w:rsidRDefault="00C12190" w:rsidP="00BC3BA0">
      <w:pPr>
        <w:pStyle w:val="Heading3"/>
      </w:pPr>
      <w:r>
        <w:t>The simulation</w:t>
      </w:r>
    </w:p>
    <w:p w14:paraId="3D8DEAE3" w14:textId="77777777" w:rsidR="00A404AD" w:rsidRDefault="00A404AD" w:rsidP="00A404AD">
      <w:r>
        <w:t xml:space="preserve">The simulation will simulate the principles of survival of the fittest by using ants.  It will both simulate ant society structure as well as a basic environment for the ants to move in. </w:t>
      </w:r>
    </w:p>
    <w:p w14:paraId="0878DB5D" w14:textId="77777777" w:rsidR="00A404AD" w:rsidRDefault="00A404AD" w:rsidP="00A404AD">
      <w:pPr>
        <w:pStyle w:val="Heading4"/>
      </w:pPr>
      <w:r>
        <w:t>Evolution</w:t>
      </w:r>
    </w:p>
    <w:p w14:paraId="4317EE66" w14:textId="15C06C07" w:rsidR="00CC14BD" w:rsidRDefault="00210AD3" w:rsidP="00210AD3">
      <w:r>
        <w:t xml:space="preserve">Ants in the simulation </w:t>
      </w:r>
      <w:r w:rsidR="00A404AD">
        <w:t>will have a set of characteristics</w:t>
      </w:r>
      <w:r>
        <w:t>;</w:t>
      </w:r>
      <w:r w:rsidR="00A404AD">
        <w:t xml:space="preserve"> these characteristics </w:t>
      </w:r>
      <w:r>
        <w:t>define the ant’s behaviour. For example one characteristic of an ant is its eye sight, if</w:t>
      </w:r>
      <w:r w:rsidR="00A404AD">
        <w:t xml:space="preserve"> a </w:t>
      </w:r>
      <w:r>
        <w:t>particular ant has very good eye sight, it can spot food from further away, thus being more able to survive.</w:t>
      </w:r>
      <w:r w:rsidR="00A404AD">
        <w:t xml:space="preserve"> The characteristics </w:t>
      </w:r>
      <w:r>
        <w:t>implemented</w:t>
      </w:r>
      <w:r w:rsidR="00A404AD">
        <w:t xml:space="preserve"> will </w:t>
      </w:r>
      <w:r>
        <w:t>be:</w:t>
      </w:r>
    </w:p>
    <w:p w14:paraId="1F842A8C" w14:textId="219D0D41" w:rsidR="00A404AD" w:rsidRPr="00841AF9" w:rsidRDefault="00210AD3" w:rsidP="00E357D0">
      <w:pPr>
        <w:pStyle w:val="ListParagraph"/>
        <w:numPr>
          <w:ilvl w:val="0"/>
          <w:numId w:val="37"/>
        </w:numPr>
        <w:rPr>
          <w:b/>
        </w:rPr>
      </w:pPr>
      <w:r w:rsidRPr="00802C9D">
        <w:rPr>
          <w:b/>
        </w:rPr>
        <w:t>Speed</w:t>
      </w:r>
      <w:r>
        <w:rPr>
          <w:b/>
        </w:rPr>
        <w:t xml:space="preserve"> –</w:t>
      </w:r>
      <w:r w:rsidR="00A404AD" w:rsidRPr="00841AF9">
        <w:rPr>
          <w:b/>
        </w:rPr>
        <w:t xml:space="preserve"> </w:t>
      </w:r>
      <w:r w:rsidR="00A404AD">
        <w:t xml:space="preserve">The </w:t>
      </w:r>
      <w:r>
        <w:t>speed the ant can move</w:t>
      </w:r>
    </w:p>
    <w:p w14:paraId="122B2B0A" w14:textId="543718C1" w:rsidR="00210AD3" w:rsidRPr="00802C9D" w:rsidRDefault="00A404AD" w:rsidP="00E357D0">
      <w:pPr>
        <w:pStyle w:val="ListParagraph"/>
        <w:numPr>
          <w:ilvl w:val="0"/>
          <w:numId w:val="37"/>
        </w:numPr>
        <w:rPr>
          <w:b/>
        </w:rPr>
      </w:pPr>
      <w:r w:rsidRPr="009B082A">
        <w:rPr>
          <w:b/>
        </w:rPr>
        <w:t>Antenna size</w:t>
      </w:r>
      <w:r w:rsidRPr="00841AF9">
        <w:rPr>
          <w:b/>
        </w:rPr>
        <w:t xml:space="preserve"> – </w:t>
      </w:r>
      <w:r w:rsidR="00210AD3">
        <w:t xml:space="preserve">The size of the ants antenna (determines how far away the ant can smell </w:t>
      </w:r>
      <w:r>
        <w:t>pheromones</w:t>
      </w:r>
      <w:r w:rsidR="00210AD3">
        <w:t>)</w:t>
      </w:r>
    </w:p>
    <w:p w14:paraId="1E63DFBE" w14:textId="091D4509" w:rsidR="00A404AD" w:rsidRPr="00841AF9" w:rsidRDefault="00210AD3" w:rsidP="00E357D0">
      <w:pPr>
        <w:pStyle w:val="ListParagraph"/>
        <w:numPr>
          <w:ilvl w:val="0"/>
          <w:numId w:val="37"/>
        </w:numPr>
        <w:rPr>
          <w:b/>
        </w:rPr>
      </w:pPr>
      <w:r w:rsidRPr="00802C9D">
        <w:rPr>
          <w:b/>
        </w:rPr>
        <w:t>Antenna angle</w:t>
      </w:r>
      <w:r>
        <w:rPr>
          <w:b/>
        </w:rPr>
        <w:t xml:space="preserve"> – </w:t>
      </w:r>
      <w:r>
        <w:t xml:space="preserve">The angle through which the ant </w:t>
      </w:r>
      <w:r w:rsidR="00A404AD">
        <w:t>can detect</w:t>
      </w:r>
      <w:r>
        <w:t xml:space="preserve"> pheromones from its current direction</w:t>
      </w:r>
    </w:p>
    <w:p w14:paraId="4346E425" w14:textId="77777777" w:rsidR="00210AD3" w:rsidRPr="00802C9D" w:rsidRDefault="00210AD3" w:rsidP="00E357D0">
      <w:pPr>
        <w:pStyle w:val="ListParagraph"/>
        <w:numPr>
          <w:ilvl w:val="0"/>
          <w:numId w:val="37"/>
        </w:numPr>
        <w:rPr>
          <w:b/>
        </w:rPr>
      </w:pPr>
      <w:r w:rsidRPr="00802C9D">
        <w:rPr>
          <w:b/>
        </w:rPr>
        <w:t>Eye sight</w:t>
      </w:r>
      <w:r>
        <w:rPr>
          <w:b/>
        </w:rPr>
        <w:t xml:space="preserve"> – </w:t>
      </w:r>
      <w:r>
        <w:t>The range at which the ant can see objects</w:t>
      </w:r>
    </w:p>
    <w:p w14:paraId="11AB36A9" w14:textId="77777777" w:rsidR="00210AD3" w:rsidRPr="00802C9D" w:rsidRDefault="00210AD3" w:rsidP="00E357D0">
      <w:pPr>
        <w:pStyle w:val="ListParagraph"/>
        <w:numPr>
          <w:ilvl w:val="0"/>
          <w:numId w:val="37"/>
        </w:numPr>
        <w:rPr>
          <w:b/>
        </w:rPr>
      </w:pPr>
      <w:r w:rsidRPr="00802C9D">
        <w:rPr>
          <w:b/>
        </w:rPr>
        <w:t>Eye angle</w:t>
      </w:r>
      <w:r>
        <w:rPr>
          <w:b/>
        </w:rPr>
        <w:t xml:space="preserve"> – </w:t>
      </w:r>
      <w:r>
        <w:t>The angle through which the ant can see objects from its current direction</w:t>
      </w:r>
    </w:p>
    <w:p w14:paraId="647C66D2" w14:textId="62014391" w:rsidR="00A404AD" w:rsidRPr="00841AF9" w:rsidRDefault="00210AD3" w:rsidP="00E357D0">
      <w:pPr>
        <w:pStyle w:val="ListParagraph"/>
        <w:numPr>
          <w:ilvl w:val="0"/>
          <w:numId w:val="37"/>
        </w:numPr>
        <w:rPr>
          <w:b/>
        </w:rPr>
      </w:pPr>
      <w:r w:rsidRPr="00802C9D">
        <w:rPr>
          <w:b/>
        </w:rPr>
        <w:t>Jaw</w:t>
      </w:r>
      <w:r w:rsidR="00A404AD" w:rsidRPr="009B082A">
        <w:rPr>
          <w:b/>
        </w:rPr>
        <w:t xml:space="preserve"> size</w:t>
      </w:r>
      <w:r w:rsidR="00A404AD" w:rsidRPr="00841AF9">
        <w:rPr>
          <w:b/>
        </w:rPr>
        <w:t xml:space="preserve"> – </w:t>
      </w:r>
      <w:r>
        <w:t>The size of the jaw of the ant (determines</w:t>
      </w:r>
      <w:r w:rsidR="00A404AD" w:rsidRPr="002B7B90">
        <w:t xml:space="preserve"> how </w:t>
      </w:r>
      <w:r>
        <w:t>much food</w:t>
      </w:r>
      <w:r w:rsidR="00A404AD" w:rsidRPr="002B7B90">
        <w:t xml:space="preserve"> an ant can </w:t>
      </w:r>
      <w:r>
        <w:t>carry)</w:t>
      </w:r>
    </w:p>
    <w:p w14:paraId="2FA6343C" w14:textId="77777777" w:rsidR="00210AD3" w:rsidRDefault="00210AD3" w:rsidP="00E357D0">
      <w:pPr>
        <w:pStyle w:val="ListParagraph"/>
        <w:numPr>
          <w:ilvl w:val="0"/>
          <w:numId w:val="37"/>
        </w:numPr>
        <w:rPr>
          <w:b/>
        </w:rPr>
      </w:pPr>
      <w:r>
        <w:rPr>
          <w:b/>
        </w:rPr>
        <w:t xml:space="preserve">Jaw strength – </w:t>
      </w:r>
      <w:r w:rsidRPr="00154A68">
        <w:t>The strength of the ants jaw (determines how much damage it can do when biting other ants)</w:t>
      </w:r>
    </w:p>
    <w:p w14:paraId="162EA310" w14:textId="77777777" w:rsidR="00210AD3" w:rsidRPr="00802C9D" w:rsidRDefault="00210AD3" w:rsidP="00E357D0">
      <w:pPr>
        <w:pStyle w:val="ListParagraph"/>
        <w:numPr>
          <w:ilvl w:val="0"/>
          <w:numId w:val="37"/>
        </w:numPr>
        <w:rPr>
          <w:b/>
        </w:rPr>
      </w:pPr>
      <w:r w:rsidRPr="00802C9D">
        <w:rPr>
          <w:b/>
        </w:rPr>
        <w:t>Sting size</w:t>
      </w:r>
      <w:r>
        <w:rPr>
          <w:b/>
        </w:rPr>
        <w:t xml:space="preserve"> – </w:t>
      </w:r>
      <w:r>
        <w:t>The size of the ants string (determines how far the ant can attack)</w:t>
      </w:r>
    </w:p>
    <w:p w14:paraId="13817363" w14:textId="09C73CD0" w:rsidR="00A404AD" w:rsidRPr="00841AF9" w:rsidRDefault="00A404AD" w:rsidP="00E357D0">
      <w:pPr>
        <w:pStyle w:val="ListParagraph"/>
        <w:numPr>
          <w:ilvl w:val="0"/>
          <w:numId w:val="37"/>
        </w:numPr>
        <w:rPr>
          <w:b/>
        </w:rPr>
      </w:pPr>
      <w:r w:rsidRPr="009B082A">
        <w:rPr>
          <w:b/>
        </w:rPr>
        <w:t>Pheromone</w:t>
      </w:r>
      <w:r w:rsidRPr="00841AF9">
        <w:rPr>
          <w:b/>
        </w:rPr>
        <w:t xml:space="preserve"> </w:t>
      </w:r>
      <w:r w:rsidRPr="009B082A">
        <w:rPr>
          <w:b/>
        </w:rPr>
        <w:t>concentration</w:t>
      </w:r>
      <w:r w:rsidRPr="00841AF9">
        <w:rPr>
          <w:b/>
        </w:rPr>
        <w:t xml:space="preserve"> – </w:t>
      </w:r>
      <w:r w:rsidR="00210AD3">
        <w:t>The</w:t>
      </w:r>
      <w:r>
        <w:t xml:space="preserve"> concentration of pheromones </w:t>
      </w:r>
      <w:r w:rsidR="00210AD3">
        <w:t>secreted by the ant</w:t>
      </w:r>
    </w:p>
    <w:p w14:paraId="445A0E09" w14:textId="49C7890C" w:rsidR="00210AD3" w:rsidRDefault="0072593F" w:rsidP="00210AD3">
      <w:r>
        <w:t xml:space="preserve">A species is a collection of specific values of characteristics. There will be multiple species in the simulation. Ants will all belong to a species, and it is the species which </w:t>
      </w:r>
      <w:r w:rsidR="00A87C6A">
        <w:t>determines</w:t>
      </w:r>
      <w:r>
        <w:t xml:space="preserve"> the </w:t>
      </w:r>
      <w:r w:rsidR="00A87C6A">
        <w:t>ant’s</w:t>
      </w:r>
      <w:r>
        <w:t xml:space="preserve"> characteristics. When ants are born they will inherit the species which their nest has. However when a queen is born, there is a chance that the species the queen inherits is mutated. A mutation </w:t>
      </w:r>
      <w:r w:rsidR="00A87C6A">
        <w:t xml:space="preserve">is </w:t>
      </w:r>
      <w:r>
        <w:t xml:space="preserve">the change of a single value of a characteristic in a species. If a queen inherits the mutated species and </w:t>
      </w:r>
      <w:r w:rsidR="00A87C6A">
        <w:t>if it goes onto creating a nest then a</w:t>
      </w:r>
      <w:r>
        <w:t>ll ants born from this nest, will inherit the mutation.</w:t>
      </w:r>
    </w:p>
    <w:p w14:paraId="2A5B2F02" w14:textId="2694EFA0" w:rsidR="00E27D92" w:rsidRDefault="00A87C6A" w:rsidP="00210AD3">
      <w:r>
        <w:lastRenderedPageBreak/>
        <w:t>A mutation can either be beneficial or destructive e.g. a better eyesight is beneficial as it allows ants to see further, while a decreased speed is destructive as it means that the ant will move slower. Ants which inherit mutations which are beneficial are more likely to be successful in surviving, thus they will have more ants.</w:t>
      </w:r>
      <w:r w:rsidR="00E27D92">
        <w:t xml:space="preserve"> This means that the species will be passed onto more generations. This is the basic process of evolution and how it will be implemented in my simulation.</w:t>
      </w:r>
    </w:p>
    <w:p w14:paraId="3AB98240" w14:textId="22B48B10" w:rsidR="00E27D92" w:rsidRDefault="00E27D92" w:rsidP="00210AD3">
      <w:r>
        <w:t xml:space="preserve">To decrease the advantage of some mutations there is a cost associated with characteristics. If a characteristic is more beneficial it will cost the nest a lot more </w:t>
      </w:r>
      <w:r w:rsidRPr="00E27D92">
        <w:rPr>
          <w:i/>
        </w:rPr>
        <w:t>energy</w:t>
      </w:r>
      <w:r>
        <w:t xml:space="preserve"> (health in the simulation) to create an ant.</w:t>
      </w:r>
    </w:p>
    <w:p w14:paraId="3CB0B1AF" w14:textId="77777777" w:rsidR="00A404AD" w:rsidRDefault="00A404AD" w:rsidP="00A404AD">
      <w:pPr>
        <w:pStyle w:val="Heading4"/>
      </w:pPr>
      <w:r>
        <w:t>Ant behaviour</w:t>
      </w:r>
    </w:p>
    <w:p w14:paraId="619D685B" w14:textId="16D203F3" w:rsidR="00A404AD" w:rsidRPr="00BC3BA0" w:rsidRDefault="00A404AD" w:rsidP="00A404AD">
      <w:r>
        <w:t xml:space="preserve">All ants must eat a certain amount of food otherwise they will lose health.  Ants will have different amounts of health depending on their characteristics, if health is below 0 the ant dies.  </w:t>
      </w:r>
    </w:p>
    <w:p w14:paraId="6EB94678" w14:textId="77777777" w:rsidR="00A404AD" w:rsidRDefault="00A404AD" w:rsidP="00A404AD">
      <w:r>
        <w:t>There will be three types of ant:</w:t>
      </w:r>
    </w:p>
    <w:p w14:paraId="54D15A82" w14:textId="1EC98F10" w:rsidR="00A404AD" w:rsidRDefault="00A404AD" w:rsidP="00940C2B">
      <w:pPr>
        <w:pStyle w:val="ListParagraph"/>
        <w:numPr>
          <w:ilvl w:val="0"/>
          <w:numId w:val="12"/>
        </w:numPr>
      </w:pPr>
      <w:r w:rsidRPr="009B082A">
        <w:rPr>
          <w:b/>
        </w:rPr>
        <w:t>Worker ant</w:t>
      </w:r>
      <w:r>
        <w:t xml:space="preserve"> –</w:t>
      </w:r>
      <w:r w:rsidR="00275AC1">
        <w:t xml:space="preserve"> R</w:t>
      </w:r>
      <w:r>
        <w:t>esponsible for finding, collecting and bringing food back to the nest.</w:t>
      </w:r>
    </w:p>
    <w:p w14:paraId="7E8A233C" w14:textId="6BDC9C36" w:rsidR="00A404AD" w:rsidRDefault="00A404AD" w:rsidP="00940C2B">
      <w:pPr>
        <w:pStyle w:val="ListParagraph"/>
        <w:numPr>
          <w:ilvl w:val="0"/>
          <w:numId w:val="12"/>
        </w:numPr>
      </w:pPr>
      <w:r w:rsidRPr="009B082A">
        <w:rPr>
          <w:b/>
        </w:rPr>
        <w:t>Soldier ant</w:t>
      </w:r>
      <w:r>
        <w:t xml:space="preserve"> –</w:t>
      </w:r>
      <w:r w:rsidR="00275AC1">
        <w:t xml:space="preserve"> R</w:t>
      </w:r>
      <w:r>
        <w:t xml:space="preserve">esponsible for attacking other ant colonies destroying their nest or killing ants from the other nest to disrupt their collection of food leading to the collapse of the nest because of starvation.  </w:t>
      </w:r>
      <w:r w:rsidR="00275AC1">
        <w:t xml:space="preserve">And </w:t>
      </w:r>
      <w:r>
        <w:t xml:space="preserve">also responsible for defending ants from attack from other species and also defending the nest. </w:t>
      </w:r>
    </w:p>
    <w:p w14:paraId="1476B839" w14:textId="0961BF41" w:rsidR="00A404AD" w:rsidRDefault="00A404AD" w:rsidP="00940C2B">
      <w:pPr>
        <w:pStyle w:val="ListParagraph"/>
        <w:numPr>
          <w:ilvl w:val="0"/>
          <w:numId w:val="12"/>
        </w:numPr>
      </w:pPr>
      <w:r w:rsidRPr="009B082A">
        <w:rPr>
          <w:b/>
        </w:rPr>
        <w:t>Queen ant</w:t>
      </w:r>
      <w:r>
        <w:t xml:space="preserve"> – Creates a nest, and reproduces </w:t>
      </w:r>
      <w:r w:rsidR="00275AC1">
        <w:t xml:space="preserve">creating </w:t>
      </w:r>
      <w:r>
        <w:t>new ants.</w:t>
      </w:r>
    </w:p>
    <w:p w14:paraId="1B8332EB" w14:textId="3CD9B2E8" w:rsidR="00A404AD" w:rsidRDefault="00A404AD" w:rsidP="008F7C66">
      <w:r w:rsidRPr="00E43EF0">
        <w:rPr>
          <w:b/>
        </w:rPr>
        <w:t>Trial pheromones</w:t>
      </w:r>
      <w:r w:rsidR="008F7C66">
        <w:t xml:space="preserve"> a</w:t>
      </w:r>
      <w:r>
        <w:t xml:space="preserve">re continually laid down by worker </w:t>
      </w:r>
      <w:r w:rsidR="008F7C66">
        <w:t>ants;</w:t>
      </w:r>
      <w:r>
        <w:t xml:space="preserve"> they will slowly diffuse into surrounding areas and will also slowly evaporate in the environment.  </w:t>
      </w:r>
      <w:r w:rsidR="008F7C66">
        <w:t>When an ant finds food it will try to make its way back to the nest, as it does so it will lay down pheromones. These pheromones will then be followed by other ants either to the nest or to the food. Ants which have followed the trail and found food will lay down their own pheromones</w:t>
      </w:r>
      <w:r>
        <w:t>.  Each time more pheromones will be laid down making the path more concentrated.  Ants will be more likely to follow very concentrated routes when looking for food.  Soldier ants will act as sentries and stand along busy trials defending their worker ants.</w:t>
      </w:r>
    </w:p>
    <w:p w14:paraId="389C71B8" w14:textId="77777777" w:rsidR="00A404AD" w:rsidRDefault="00A404AD" w:rsidP="00A05187">
      <w:pPr>
        <w:pStyle w:val="Heading3"/>
      </w:pPr>
      <w:r>
        <w:t>Interface</w:t>
      </w:r>
    </w:p>
    <w:p w14:paraId="64C381B3" w14:textId="5CF5809B" w:rsidR="00A404AD" w:rsidRDefault="00A404AD" w:rsidP="00A404AD">
      <w:r>
        <w:t xml:space="preserve">At the start of the simulation the user will adjust the characteristics of the first </w:t>
      </w:r>
      <w:r w:rsidR="003D3C29">
        <w:t>species</w:t>
      </w:r>
      <w:r>
        <w:t xml:space="preserve"> or choose random characteristics.  Once the simulation is run</w:t>
      </w:r>
      <w:r w:rsidR="00AD5011">
        <w:t>ning the user will be able to edit ant’s characteristics or leave the starting characteristics and watch how the simulation plays out.</w:t>
      </w:r>
    </w:p>
    <w:p w14:paraId="1A8C619A" w14:textId="77777777" w:rsidR="001952DE" w:rsidRDefault="001952DE" w:rsidP="001952DE">
      <w:r>
        <w:t>During the simulation information about the species in the simulation added to the page to allow the user to review the information and adjust characteristics or judge how well the species is doing. The information presented is:</w:t>
      </w:r>
    </w:p>
    <w:p w14:paraId="168922D8" w14:textId="77777777" w:rsidR="001952DE" w:rsidRDefault="001952DE" w:rsidP="001952DE">
      <w:pPr>
        <w:pStyle w:val="ListParagraph"/>
        <w:numPr>
          <w:ilvl w:val="0"/>
          <w:numId w:val="30"/>
        </w:numPr>
      </w:pPr>
      <w:r w:rsidRPr="00544BEA">
        <w:rPr>
          <w:b/>
        </w:rPr>
        <w:t>Colour</w:t>
      </w:r>
      <w:r>
        <w:t xml:space="preserve"> – This will be useful as it will show the user the colour of the species so that they can be easily spotted on the simulation.</w:t>
      </w:r>
    </w:p>
    <w:p w14:paraId="260A8067" w14:textId="77777777" w:rsidR="001952DE" w:rsidRDefault="001952DE" w:rsidP="001952DE">
      <w:pPr>
        <w:pStyle w:val="ListParagraph"/>
        <w:numPr>
          <w:ilvl w:val="0"/>
          <w:numId w:val="19"/>
        </w:numPr>
      </w:pPr>
      <w:r w:rsidRPr="00544BEA">
        <w:rPr>
          <w:b/>
        </w:rPr>
        <w:t>Number of ants</w:t>
      </w:r>
      <w:r>
        <w:t xml:space="preserve"> – The number of ants in the species. This is clearly useful as it shows the user how successful the species is.</w:t>
      </w:r>
    </w:p>
    <w:p w14:paraId="7BECB147" w14:textId="77777777" w:rsidR="001952DE" w:rsidRDefault="001952DE" w:rsidP="001952DE">
      <w:pPr>
        <w:pStyle w:val="ListParagraph"/>
        <w:numPr>
          <w:ilvl w:val="0"/>
          <w:numId w:val="19"/>
        </w:numPr>
      </w:pPr>
      <w:r w:rsidRPr="00544BEA">
        <w:rPr>
          <w:b/>
        </w:rPr>
        <w:t>Number of nests</w:t>
      </w:r>
      <w:r>
        <w:t xml:space="preserve"> – The number of nests in the species. This is useful as it gives a guide to how likely the species is to grow as more nests will generally mean more ants.</w:t>
      </w:r>
    </w:p>
    <w:p w14:paraId="1221176D" w14:textId="06AC6C3E" w:rsidR="001952DE" w:rsidRDefault="001952DE" w:rsidP="00A404AD">
      <w:pPr>
        <w:pStyle w:val="ListParagraph"/>
        <w:numPr>
          <w:ilvl w:val="0"/>
          <w:numId w:val="19"/>
        </w:numPr>
      </w:pPr>
      <w:r>
        <w:rPr>
          <w:b/>
        </w:rPr>
        <w:t>Total amount</w:t>
      </w:r>
      <w:r w:rsidRPr="00544BEA">
        <w:rPr>
          <w:b/>
        </w:rPr>
        <w:t xml:space="preserve"> of food</w:t>
      </w:r>
      <w:r>
        <w:rPr>
          <w:b/>
        </w:rPr>
        <w:t xml:space="preserve"> in nests</w:t>
      </w:r>
      <w:r>
        <w:t xml:space="preserve"> – This Is the combined amount of food held by the nests in the species. This again is useful as it gives a guide at the rate at which the species can expand. More food will mean more ants and a more successful species.</w:t>
      </w:r>
    </w:p>
    <w:p w14:paraId="1F13931B" w14:textId="77777777" w:rsidR="001952DE" w:rsidRDefault="001952DE" w:rsidP="001952DE"/>
    <w:p w14:paraId="4CFF34D2" w14:textId="77777777" w:rsidR="001952DE" w:rsidRDefault="001952DE" w:rsidP="001952DE">
      <w:r>
        <w:lastRenderedPageBreak/>
        <w:t>The user will be able to adjust characteristics and see them update live onto the simulation (i.e. without a restart). This is a useful for the user as it allows them to explore how each characteristic affects ants in the simulation. And so it will be useful when the user first uses the simulation to quickly allow them to understand all of the characteristics. As the user adjusts the characteristics they will get instant feedback in the form of text which shows the species cost as well as the cost of each ant in terms of food. The user will also be able to do the control the characteristics as a whole:</w:t>
      </w:r>
    </w:p>
    <w:p w14:paraId="759A3719" w14:textId="77777777" w:rsidR="001952DE" w:rsidRDefault="001952DE" w:rsidP="001952DE">
      <w:pPr>
        <w:pStyle w:val="ListParagraph"/>
        <w:numPr>
          <w:ilvl w:val="0"/>
          <w:numId w:val="31"/>
        </w:numPr>
      </w:pPr>
      <w:r w:rsidRPr="00B76AA4">
        <w:rPr>
          <w:b/>
        </w:rPr>
        <w:t>Update</w:t>
      </w:r>
      <w:r>
        <w:t xml:space="preserve"> – Push the modified characteristics to the simulation, this is needed rather than an instant update because it acts as a buffer. If a user accidently edits a characteristic it should not be pushed to the simulation.</w:t>
      </w:r>
    </w:p>
    <w:p w14:paraId="3840BFFB" w14:textId="77777777" w:rsidR="001952DE" w:rsidRDefault="001952DE" w:rsidP="001952DE">
      <w:pPr>
        <w:pStyle w:val="ListParagraph"/>
        <w:numPr>
          <w:ilvl w:val="0"/>
          <w:numId w:val="31"/>
        </w:numPr>
      </w:pPr>
      <w:r w:rsidRPr="00B76AA4">
        <w:rPr>
          <w:b/>
        </w:rPr>
        <w:t>Default values</w:t>
      </w:r>
      <w:r>
        <w:t xml:space="preserve"> – The update all characteristics to default values, needed if the user has changed characteristics and has not been able to create a viable ant. The default values will be designed to create a species which is initially successful this a good demonstration to prospective users.</w:t>
      </w:r>
    </w:p>
    <w:p w14:paraId="2711CA70" w14:textId="77777777" w:rsidR="001952DE" w:rsidRPr="000E488E" w:rsidRDefault="001952DE" w:rsidP="001952DE">
      <w:pPr>
        <w:pStyle w:val="ListParagraph"/>
        <w:numPr>
          <w:ilvl w:val="0"/>
          <w:numId w:val="31"/>
        </w:numPr>
      </w:pPr>
      <w:r>
        <w:rPr>
          <w:b/>
        </w:rPr>
        <w:t xml:space="preserve">Random – </w:t>
      </w:r>
      <w:r w:rsidRPr="000E488E">
        <w:t>This will</w:t>
      </w:r>
      <w:r>
        <w:t xml:space="preserve"> set all characteristics to random values, useful to the user to show how even extreme mutations can be successful.</w:t>
      </w:r>
      <w:r w:rsidRPr="000E488E">
        <w:t xml:space="preserve"> </w:t>
      </w:r>
    </w:p>
    <w:p w14:paraId="193715C2" w14:textId="0CD25EAF" w:rsidR="00CE29EF" w:rsidRDefault="00CE29EF" w:rsidP="001952DE">
      <w:r>
        <w:t>The user will be able to zoom in and out of the simulation as well as pan around the entire simulation using mouse gestures e.g. dragging and scrolling.</w:t>
      </w:r>
      <w:r w:rsidR="00F01DC0">
        <w:t xml:space="preserve"> It will also be possible to control the simulations time. The user will be able to:</w:t>
      </w:r>
    </w:p>
    <w:p w14:paraId="7D27C69A" w14:textId="4916CAA8" w:rsidR="00F01DC0" w:rsidRDefault="00F01DC0" w:rsidP="00E357D0">
      <w:pPr>
        <w:pStyle w:val="ListParagraph"/>
        <w:numPr>
          <w:ilvl w:val="0"/>
          <w:numId w:val="29"/>
        </w:numPr>
      </w:pPr>
      <w:r w:rsidRPr="0010631C">
        <w:rPr>
          <w:b/>
        </w:rPr>
        <w:t>Run/Pause</w:t>
      </w:r>
      <w:r>
        <w:t xml:space="preserve"> </w:t>
      </w:r>
      <w:r w:rsidR="003D3C29">
        <w:t>– S</w:t>
      </w:r>
      <w:r w:rsidR="001952DE">
        <w:t>tart and stop the simulation. This is clearly useful as it allows the user to observe the entire simulation in a paused state.</w:t>
      </w:r>
    </w:p>
    <w:p w14:paraId="6A02D53E" w14:textId="611E524F" w:rsidR="00F01DC0" w:rsidRDefault="00F01DC0" w:rsidP="00E357D0">
      <w:pPr>
        <w:pStyle w:val="ListParagraph"/>
        <w:numPr>
          <w:ilvl w:val="0"/>
          <w:numId w:val="29"/>
        </w:numPr>
      </w:pPr>
      <w:r w:rsidRPr="0010631C">
        <w:rPr>
          <w:b/>
        </w:rPr>
        <w:t>Step</w:t>
      </w:r>
      <w:r>
        <w:t xml:space="preserve"> </w:t>
      </w:r>
      <w:r w:rsidR="00CB58DE">
        <w:t>–</w:t>
      </w:r>
      <w:r>
        <w:t xml:space="preserve"> </w:t>
      </w:r>
      <w:r w:rsidR="00CB58DE">
        <w:t xml:space="preserve">Go a single frame </w:t>
      </w:r>
      <w:r w:rsidR="0010631C">
        <w:t>into the future, this is will be useful if the user wants to view an event which happens quickly e.g. an ant being chased by a soldier ant.</w:t>
      </w:r>
    </w:p>
    <w:p w14:paraId="7B202522" w14:textId="691AAADB" w:rsidR="00F01DC0" w:rsidRDefault="00F01DC0" w:rsidP="00E357D0">
      <w:pPr>
        <w:pStyle w:val="ListParagraph"/>
        <w:numPr>
          <w:ilvl w:val="0"/>
          <w:numId w:val="29"/>
        </w:numPr>
      </w:pPr>
      <w:r w:rsidRPr="0010631C">
        <w:rPr>
          <w:b/>
        </w:rPr>
        <w:t>Restart</w:t>
      </w:r>
      <w:r>
        <w:t xml:space="preserve"> </w:t>
      </w:r>
      <w:r w:rsidR="0010631C">
        <w:t>– Restart the simulation if it doesn’t go to their liking</w:t>
      </w:r>
      <w:r w:rsidR="003D3C29">
        <w:t xml:space="preserve"> or if all ants die off</w:t>
      </w:r>
      <w:r w:rsidR="0010631C">
        <w:t>.</w:t>
      </w:r>
    </w:p>
    <w:p w14:paraId="4C1CE581" w14:textId="0B9D6DDE" w:rsidR="00061BA9" w:rsidRDefault="002A4579" w:rsidP="00061BA9">
      <w:pPr>
        <w:pStyle w:val="Heading2"/>
        <w:spacing w:after="240"/>
      </w:pPr>
      <w:bookmarkStart w:id="96" w:name="_Toc381971305"/>
      <w:bookmarkStart w:id="97" w:name="_Toc382209206"/>
      <w:bookmarkStart w:id="98" w:name="_Toc382463964"/>
      <w:r>
        <w:t>Description of modular structure of system</w:t>
      </w:r>
      <w:bookmarkEnd w:id="96"/>
      <w:bookmarkEnd w:id="97"/>
      <w:bookmarkEnd w:id="98"/>
    </w:p>
    <w:p w14:paraId="7F7A11E2" w14:textId="51C029FC" w:rsidR="00F42F79" w:rsidRDefault="00F42F79" w:rsidP="00F42F79">
      <w:r>
        <w:t xml:space="preserve">The following is </w:t>
      </w:r>
      <w:r w:rsidR="00F45240">
        <w:t>analysis</w:t>
      </w:r>
      <w:r>
        <w:t xml:space="preserve"> of entities which will be in the simulation. Their expected behaviour, actions and properties.</w:t>
      </w:r>
    </w:p>
    <w:p w14:paraId="154664CA" w14:textId="2CC6A5A2" w:rsidR="00641051" w:rsidRDefault="00641051" w:rsidP="00F42F79">
      <w:r w:rsidRPr="00641051">
        <w:rPr>
          <w:i/>
        </w:rPr>
        <w:t>Note</w:t>
      </w:r>
      <w:r>
        <w:t>: Classes defined may change due to unforeseen design decisions</w:t>
      </w:r>
    </w:p>
    <w:p w14:paraId="5BCCF405" w14:textId="60BA382F" w:rsidR="00641051" w:rsidRDefault="00641051" w:rsidP="00F42F79">
      <w:r w:rsidRPr="00641051">
        <w:rPr>
          <w:i/>
        </w:rPr>
        <w:t>Note</w:t>
      </w:r>
      <w:r>
        <w:t xml:space="preserve">: </w:t>
      </w:r>
      <w:r w:rsidRPr="00641051">
        <w:rPr>
          <w:b/>
        </w:rPr>
        <w:t>Number</w:t>
      </w:r>
      <w:r>
        <w:t xml:space="preserve"> type is any real number</w:t>
      </w:r>
    </w:p>
    <w:p w14:paraId="1011D5AE" w14:textId="77777777" w:rsidR="003D0001" w:rsidRDefault="003D0001" w:rsidP="003D0001">
      <w:pPr>
        <w:pStyle w:val="Heading3"/>
        <w:sectPr w:rsidR="003D0001" w:rsidSect="00100BC7">
          <w:headerReference w:type="default" r:id="rId21"/>
          <w:footerReference w:type="default" r:id="rId22"/>
          <w:footerReference w:type="first" r:id="rId23"/>
          <w:pgSz w:w="11906" w:h="16838"/>
          <w:pgMar w:top="1276" w:right="1274" w:bottom="1702" w:left="1560" w:header="708" w:footer="708" w:gutter="0"/>
          <w:cols w:space="708"/>
          <w:titlePg/>
          <w:docGrid w:linePitch="360"/>
        </w:sectPr>
      </w:pPr>
    </w:p>
    <w:p w14:paraId="6721949C" w14:textId="3F6AC49D" w:rsidR="003D0001" w:rsidRDefault="003D0001" w:rsidP="003D0001">
      <w:pPr>
        <w:pStyle w:val="Heading3"/>
      </w:pPr>
      <w:r>
        <w:lastRenderedPageBreak/>
        <w:t>Overall system</w:t>
      </w:r>
    </w:p>
    <w:p w14:paraId="7341B14C" w14:textId="7E058D74" w:rsidR="003D0001" w:rsidRPr="003D0001" w:rsidRDefault="003D0001" w:rsidP="003D0001">
      <w:r>
        <w:rPr>
          <w:noProof/>
          <w:lang w:eastAsia="en-GB"/>
        </w:rPr>
        <w:drawing>
          <wp:anchor distT="0" distB="0" distL="114300" distR="114300" simplePos="0" relativeHeight="251698688" behindDoc="0" locked="0" layoutInCell="1" allowOverlap="1" wp14:anchorId="0A3355E5" wp14:editId="756FA631">
            <wp:simplePos x="0" y="0"/>
            <wp:positionH relativeFrom="margin">
              <wp:align>right</wp:align>
            </wp:positionH>
            <wp:positionV relativeFrom="paragraph">
              <wp:posOffset>671830</wp:posOffset>
            </wp:positionV>
            <wp:extent cx="8791575" cy="2790825"/>
            <wp:effectExtent l="0" t="0" r="9525" b="9525"/>
            <wp:wrapTopAndBottom/>
            <wp:docPr id="10" name="Picture 10" descr="C:\Dropbox\projects\Ant-Simulation\writeup\assests\Design\Overall system design\hierarch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Dropbox\projects\Ant-Simulation\writeup\assests\Design\Overall system design\hierarchy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791575" cy="2790825"/>
                    </a:xfrm>
                    <a:prstGeom prst="rect">
                      <a:avLst/>
                    </a:prstGeom>
                    <a:noFill/>
                    <a:ln>
                      <a:noFill/>
                    </a:ln>
                  </pic:spPr>
                </pic:pic>
              </a:graphicData>
            </a:graphic>
          </wp:anchor>
        </w:drawing>
      </w:r>
    </w:p>
    <w:p w14:paraId="6B7B0CC6" w14:textId="77777777" w:rsidR="003D0001" w:rsidRDefault="003D0001" w:rsidP="006D3982">
      <w:pPr>
        <w:pStyle w:val="Heading3"/>
        <w:sectPr w:rsidR="003D0001" w:rsidSect="003D0001">
          <w:pgSz w:w="16838" w:h="11906" w:orient="landscape"/>
          <w:pgMar w:top="1274" w:right="1702" w:bottom="1560" w:left="1276" w:header="708" w:footer="708" w:gutter="0"/>
          <w:cols w:space="708"/>
          <w:titlePg/>
          <w:docGrid w:linePitch="360"/>
        </w:sectPr>
      </w:pPr>
    </w:p>
    <w:p w14:paraId="5162DD46" w14:textId="173F1E53" w:rsidR="00F57BB5" w:rsidRDefault="00F57BB5" w:rsidP="006D3982">
      <w:pPr>
        <w:pStyle w:val="Heading3"/>
      </w:pPr>
      <w:r>
        <w:lastRenderedPageBreak/>
        <w:t>Ant</w:t>
      </w:r>
    </w:p>
    <w:p w14:paraId="2261B825" w14:textId="02D3A064" w:rsidR="00F57BB5" w:rsidRDefault="00F57BB5" w:rsidP="00F57BB5">
      <w:r>
        <w:t xml:space="preserve">The properties </w:t>
      </w:r>
      <w:r w:rsidR="00C66992">
        <w:t>of a basic ant are the following:</w:t>
      </w:r>
    </w:p>
    <w:p w14:paraId="120B4543" w14:textId="42213FE6" w:rsidR="00F57BB5" w:rsidRDefault="00845F3E" w:rsidP="00E357D0">
      <w:pPr>
        <w:pStyle w:val="ListParagraph"/>
        <w:numPr>
          <w:ilvl w:val="0"/>
          <w:numId w:val="33"/>
        </w:numPr>
      </w:pPr>
      <w:r>
        <w:rPr>
          <w:b/>
        </w:rPr>
        <w:t>Position</w:t>
      </w:r>
      <w:r w:rsidR="00011FC2">
        <w:t xml:space="preserve"> – </w:t>
      </w:r>
      <w:r w:rsidR="006D3982">
        <w:t>T</w:t>
      </w:r>
      <w:r>
        <w:t>he location of the ant</w:t>
      </w:r>
    </w:p>
    <w:p w14:paraId="42053969" w14:textId="77777777" w:rsidR="00011FC2" w:rsidRDefault="00011FC2" w:rsidP="00E357D0">
      <w:pPr>
        <w:pStyle w:val="ListParagraph"/>
        <w:numPr>
          <w:ilvl w:val="0"/>
          <w:numId w:val="33"/>
        </w:numPr>
      </w:pPr>
      <w:r w:rsidRPr="00011FC2">
        <w:rPr>
          <w:b/>
        </w:rPr>
        <w:t>Direction</w:t>
      </w:r>
      <w:r>
        <w:t xml:space="preserve"> – The direction the ant is facing</w:t>
      </w:r>
    </w:p>
    <w:p w14:paraId="1B83EADD" w14:textId="55D286E5" w:rsidR="00011FC2" w:rsidRDefault="00011FC2" w:rsidP="00E357D0">
      <w:pPr>
        <w:pStyle w:val="ListParagraph"/>
        <w:numPr>
          <w:ilvl w:val="0"/>
          <w:numId w:val="33"/>
        </w:numPr>
      </w:pPr>
      <w:r w:rsidRPr="00011FC2">
        <w:rPr>
          <w:b/>
        </w:rPr>
        <w:t>Size</w:t>
      </w:r>
      <w:r>
        <w:t xml:space="preserve"> – The size of the ant</w:t>
      </w:r>
    </w:p>
    <w:p w14:paraId="68992897" w14:textId="1CE54591" w:rsidR="00011FC2" w:rsidRDefault="00011FC2" w:rsidP="00E357D0">
      <w:pPr>
        <w:pStyle w:val="ListParagraph"/>
        <w:numPr>
          <w:ilvl w:val="0"/>
          <w:numId w:val="33"/>
        </w:numPr>
      </w:pPr>
      <w:r w:rsidRPr="00011FC2">
        <w:rPr>
          <w:b/>
        </w:rPr>
        <w:t>Species</w:t>
      </w:r>
      <w:r>
        <w:t xml:space="preserve"> – The species the ant belongs to</w:t>
      </w:r>
    </w:p>
    <w:p w14:paraId="2DDDD930" w14:textId="7369DB1A" w:rsidR="00011FC2" w:rsidRDefault="00011FC2" w:rsidP="00E357D0">
      <w:pPr>
        <w:pStyle w:val="ListParagraph"/>
        <w:numPr>
          <w:ilvl w:val="0"/>
          <w:numId w:val="33"/>
        </w:numPr>
      </w:pPr>
      <w:r w:rsidRPr="00011FC2">
        <w:rPr>
          <w:b/>
        </w:rPr>
        <w:t>Nest</w:t>
      </w:r>
      <w:r>
        <w:t xml:space="preserve"> – The nest </w:t>
      </w:r>
      <w:r w:rsidR="006D3982">
        <w:t>where the ant was born</w:t>
      </w:r>
    </w:p>
    <w:p w14:paraId="46CE818F" w14:textId="6BDE284C" w:rsidR="00011FC2" w:rsidRDefault="00011FC2" w:rsidP="00E357D0">
      <w:pPr>
        <w:pStyle w:val="ListParagraph"/>
        <w:numPr>
          <w:ilvl w:val="0"/>
          <w:numId w:val="33"/>
        </w:numPr>
      </w:pPr>
      <w:r w:rsidRPr="00011FC2">
        <w:rPr>
          <w:b/>
        </w:rPr>
        <w:t>Health</w:t>
      </w:r>
      <w:r>
        <w:t xml:space="preserve"> – The current amount of health the ant has</w:t>
      </w:r>
    </w:p>
    <w:p w14:paraId="7197BD9B" w14:textId="7EFB2363" w:rsidR="00011FC2" w:rsidRDefault="00011FC2" w:rsidP="00E357D0">
      <w:pPr>
        <w:pStyle w:val="ListParagraph"/>
        <w:numPr>
          <w:ilvl w:val="0"/>
          <w:numId w:val="33"/>
        </w:numPr>
      </w:pPr>
      <w:r w:rsidRPr="00011FC2">
        <w:rPr>
          <w:b/>
        </w:rPr>
        <w:t>Health Threshold</w:t>
      </w:r>
      <w:r>
        <w:t xml:space="preserve"> – The level of health bellow which the ant is hungry</w:t>
      </w:r>
    </w:p>
    <w:p w14:paraId="185474E6" w14:textId="690DCF3A" w:rsidR="00011FC2" w:rsidRDefault="00011FC2" w:rsidP="00E357D0">
      <w:pPr>
        <w:pStyle w:val="ListParagraph"/>
        <w:numPr>
          <w:ilvl w:val="0"/>
          <w:numId w:val="33"/>
        </w:numPr>
      </w:pPr>
      <w:r w:rsidRPr="00011FC2">
        <w:rPr>
          <w:b/>
        </w:rPr>
        <w:t>Health rate</w:t>
      </w:r>
      <w:r>
        <w:t xml:space="preserve"> – The rate at which an ant will lose health</w:t>
      </w:r>
    </w:p>
    <w:p w14:paraId="7D7FA0D0" w14:textId="28A1C1A0" w:rsidR="00011FC2" w:rsidRDefault="00011FC2" w:rsidP="00E357D0">
      <w:pPr>
        <w:pStyle w:val="ListParagraph"/>
        <w:numPr>
          <w:ilvl w:val="0"/>
          <w:numId w:val="33"/>
        </w:numPr>
      </w:pPr>
      <w:r w:rsidRPr="00011FC2">
        <w:rPr>
          <w:b/>
        </w:rPr>
        <w:t>Goal</w:t>
      </w:r>
      <w:r>
        <w:t xml:space="preserve"> – The current goal the ant is trying to complete e.g. find food</w:t>
      </w:r>
    </w:p>
    <w:p w14:paraId="70BD093D" w14:textId="2FAC7C3E" w:rsidR="00011FC2" w:rsidRDefault="00011FC2" w:rsidP="00E357D0">
      <w:pPr>
        <w:pStyle w:val="ListParagraph"/>
        <w:numPr>
          <w:ilvl w:val="0"/>
          <w:numId w:val="33"/>
        </w:numPr>
      </w:pPr>
      <w:r w:rsidRPr="00011FC2">
        <w:rPr>
          <w:b/>
        </w:rPr>
        <w:t>Target</w:t>
      </w:r>
      <w:r>
        <w:t xml:space="preserve"> – The target the ant is heading to e.g. a piece of food</w:t>
      </w:r>
    </w:p>
    <w:p w14:paraId="2D409C2D" w14:textId="245E4907" w:rsidR="008D3E7E" w:rsidRDefault="00F61E81" w:rsidP="008D3E7E">
      <w:r>
        <w:t>An</w:t>
      </w:r>
      <w:r w:rsidR="008D3E7E">
        <w:t xml:space="preserve"> ant </w:t>
      </w:r>
      <w:r>
        <w:t>can</w:t>
      </w:r>
      <w:r w:rsidR="00C66992">
        <w:t xml:space="preserve"> also perform the following</w:t>
      </w:r>
      <w:r w:rsidR="00910DDA">
        <w:t xml:space="preserve"> basic</w:t>
      </w:r>
      <w:r w:rsidR="00C66992">
        <w:t xml:space="preserve"> actions</w:t>
      </w:r>
      <w:r w:rsidR="008D3E7E">
        <w:t>:</w:t>
      </w:r>
    </w:p>
    <w:p w14:paraId="27AAB43E" w14:textId="517F0BE7" w:rsidR="008D3E7E" w:rsidRPr="008D3E7E" w:rsidRDefault="008D3E7E" w:rsidP="00E357D0">
      <w:pPr>
        <w:pStyle w:val="ListParagraph"/>
        <w:numPr>
          <w:ilvl w:val="0"/>
          <w:numId w:val="34"/>
        </w:numPr>
        <w:rPr>
          <w:b/>
        </w:rPr>
      </w:pPr>
      <w:r w:rsidRPr="008D3E7E">
        <w:rPr>
          <w:b/>
        </w:rPr>
        <w:t>Take food</w:t>
      </w:r>
      <w:r>
        <w:rPr>
          <w:b/>
        </w:rPr>
        <w:t xml:space="preserve"> – </w:t>
      </w:r>
      <w:r>
        <w:t>Takes a single piece of food</w:t>
      </w:r>
    </w:p>
    <w:p w14:paraId="6073C925" w14:textId="3CAAF8D4" w:rsidR="008D3E7E" w:rsidRPr="008D3E7E" w:rsidRDefault="008D3E7E" w:rsidP="00E357D0">
      <w:pPr>
        <w:pStyle w:val="ListParagraph"/>
        <w:numPr>
          <w:ilvl w:val="0"/>
          <w:numId w:val="34"/>
        </w:numPr>
        <w:rPr>
          <w:b/>
        </w:rPr>
      </w:pPr>
      <w:r w:rsidRPr="008D3E7E">
        <w:rPr>
          <w:b/>
        </w:rPr>
        <w:t>Get food</w:t>
      </w:r>
      <w:r>
        <w:rPr>
          <w:b/>
        </w:rPr>
        <w:t xml:space="preserve"> – </w:t>
      </w:r>
      <w:r>
        <w:t>Head towards a piece of food</w:t>
      </w:r>
    </w:p>
    <w:p w14:paraId="3E95A29B" w14:textId="5A2F74BF" w:rsidR="008D3E7E" w:rsidRPr="008D3E7E" w:rsidRDefault="008D3E7E" w:rsidP="00E357D0">
      <w:pPr>
        <w:pStyle w:val="ListParagraph"/>
        <w:numPr>
          <w:ilvl w:val="0"/>
          <w:numId w:val="34"/>
        </w:numPr>
        <w:rPr>
          <w:b/>
        </w:rPr>
      </w:pPr>
      <w:r w:rsidRPr="008D3E7E">
        <w:rPr>
          <w:b/>
        </w:rPr>
        <w:t>Find food target</w:t>
      </w:r>
      <w:r w:rsidR="006B6259">
        <w:rPr>
          <w:b/>
        </w:rPr>
        <w:t xml:space="preserve"> – </w:t>
      </w:r>
      <w:r w:rsidR="006B6259">
        <w:t>Finds a locate a target piece of food within viewing distance</w:t>
      </w:r>
    </w:p>
    <w:p w14:paraId="3BF1DB94" w14:textId="4DBB74D8" w:rsidR="008D3E7E" w:rsidRPr="008D3E7E" w:rsidRDefault="008D3E7E" w:rsidP="00E357D0">
      <w:pPr>
        <w:pStyle w:val="ListParagraph"/>
        <w:numPr>
          <w:ilvl w:val="0"/>
          <w:numId w:val="34"/>
        </w:numPr>
        <w:rPr>
          <w:b/>
        </w:rPr>
      </w:pPr>
      <w:r w:rsidRPr="008D3E7E">
        <w:rPr>
          <w:b/>
        </w:rPr>
        <w:t>Scan</w:t>
      </w:r>
      <w:r w:rsidR="006B6259">
        <w:rPr>
          <w:b/>
        </w:rPr>
        <w:t xml:space="preserve"> – </w:t>
      </w:r>
      <w:r w:rsidR="006B6259">
        <w:t xml:space="preserve">Scan surroundings for items of interest which can be seen e.g. other ants </w:t>
      </w:r>
      <w:r w:rsidR="00EC3A46">
        <w:t>or</w:t>
      </w:r>
      <w:r w:rsidR="006B6259">
        <w:t xml:space="preserve"> food</w:t>
      </w:r>
    </w:p>
    <w:p w14:paraId="48818632" w14:textId="766D20CD" w:rsidR="008D3E7E" w:rsidRPr="008D3E7E" w:rsidRDefault="008D3E7E" w:rsidP="00E357D0">
      <w:pPr>
        <w:pStyle w:val="ListParagraph"/>
        <w:numPr>
          <w:ilvl w:val="0"/>
          <w:numId w:val="34"/>
        </w:numPr>
        <w:rPr>
          <w:b/>
        </w:rPr>
      </w:pPr>
      <w:r w:rsidRPr="008D3E7E">
        <w:rPr>
          <w:b/>
        </w:rPr>
        <w:t>Smell</w:t>
      </w:r>
      <w:r w:rsidR="006B6259">
        <w:rPr>
          <w:b/>
        </w:rPr>
        <w:t xml:space="preserve"> – </w:t>
      </w:r>
      <w:r w:rsidR="00EC3A46">
        <w:t>Smell the surrounding area for pheromones</w:t>
      </w:r>
    </w:p>
    <w:p w14:paraId="70CFD9DC" w14:textId="06A718F9" w:rsidR="008D3E7E" w:rsidRPr="008D3E7E" w:rsidRDefault="008D3E7E" w:rsidP="00E357D0">
      <w:pPr>
        <w:pStyle w:val="ListParagraph"/>
        <w:numPr>
          <w:ilvl w:val="0"/>
          <w:numId w:val="34"/>
        </w:numPr>
        <w:rPr>
          <w:b/>
        </w:rPr>
      </w:pPr>
      <w:r w:rsidRPr="008D3E7E">
        <w:rPr>
          <w:b/>
        </w:rPr>
        <w:t>Secrete</w:t>
      </w:r>
      <w:r w:rsidR="006B6259">
        <w:rPr>
          <w:b/>
        </w:rPr>
        <w:t xml:space="preserve"> – </w:t>
      </w:r>
      <w:r w:rsidR="006B6259">
        <w:t>Secrete pheromone</w:t>
      </w:r>
      <w:r w:rsidR="00F42F79">
        <w:t>s</w:t>
      </w:r>
    </w:p>
    <w:p w14:paraId="2EAB657F" w14:textId="486EBF71" w:rsidR="008D3E7E" w:rsidRPr="008D3E7E" w:rsidRDefault="00F42F79" w:rsidP="00E357D0">
      <w:pPr>
        <w:pStyle w:val="ListParagraph"/>
        <w:numPr>
          <w:ilvl w:val="0"/>
          <w:numId w:val="34"/>
        </w:numPr>
        <w:rPr>
          <w:b/>
        </w:rPr>
      </w:pPr>
      <w:r>
        <w:rPr>
          <w:b/>
        </w:rPr>
        <w:t>Walk</w:t>
      </w:r>
      <w:r w:rsidR="006B6259">
        <w:rPr>
          <w:b/>
        </w:rPr>
        <w:t xml:space="preserve"> – </w:t>
      </w:r>
      <w:r>
        <w:t xml:space="preserve">Walk around </w:t>
      </w:r>
      <w:r w:rsidR="006B6259">
        <w:t>either randomly or following pheromone trials</w:t>
      </w:r>
    </w:p>
    <w:p w14:paraId="49122824" w14:textId="7483D2E8" w:rsidR="008D3E7E" w:rsidRPr="003E6350" w:rsidRDefault="006B6259" w:rsidP="00E357D0">
      <w:pPr>
        <w:pStyle w:val="ListParagraph"/>
        <w:numPr>
          <w:ilvl w:val="0"/>
          <w:numId w:val="34"/>
        </w:numPr>
      </w:pPr>
      <w:r w:rsidRPr="008D3E7E">
        <w:rPr>
          <w:b/>
        </w:rPr>
        <w:t>D</w:t>
      </w:r>
      <w:r w:rsidR="008D3E7E" w:rsidRPr="008D3E7E">
        <w:rPr>
          <w:b/>
        </w:rPr>
        <w:t>ie</w:t>
      </w:r>
    </w:p>
    <w:p w14:paraId="27CABA39" w14:textId="3839727D" w:rsidR="003E6350" w:rsidRPr="003E6350" w:rsidRDefault="003E6350" w:rsidP="003E6350">
      <w:r>
        <w:t xml:space="preserve">The following is the proposed class designed from the </w:t>
      </w:r>
      <w:ins w:id="99" w:author="01robinson" w:date="2014-03-13T08:50:00Z">
        <w:r w:rsidR="00D81885">
          <w:t>analysis</w:t>
        </w:r>
      </w:ins>
      <w:del w:id="100" w:author="01robinson" w:date="2014-03-13T08:50:00Z">
        <w:r>
          <w:delText>analyse</w:delText>
        </w:r>
      </w:del>
      <w:r>
        <w:t xml:space="preserve"> of a basic ant.</w:t>
      </w:r>
    </w:p>
    <w:tbl>
      <w:tblPr>
        <w:tblW w:w="493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01" w:author="Alex Robinson" w:date="2014-03-13T08:50:00Z">
          <w:tblPr>
            <w:tblW w:w="493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961"/>
        <w:gridCol w:w="5980"/>
        <w:tblGridChange w:id="102">
          <w:tblGrid>
            <w:gridCol w:w="3035"/>
            <w:gridCol w:w="6129"/>
          </w:tblGrid>
        </w:tblGridChange>
      </w:tblGrid>
      <w:tr w:rsidR="003E6350" w:rsidRPr="003E6350" w14:paraId="348367C5" w14:textId="77777777" w:rsidTr="00401A2F">
        <w:tc>
          <w:tcPr>
            <w:tcW w:w="1656" w:type="pct"/>
            <w:tcPrChange w:id="103" w:author="Alex Robinson" w:date="2014-03-13T08:50:00Z">
              <w:tcPr>
                <w:tcW w:w="1656" w:type="pct"/>
              </w:tcPr>
            </w:tcPrChange>
          </w:tcPr>
          <w:p w14:paraId="1850A1D4" w14:textId="70837DA8" w:rsidR="003E6350" w:rsidRPr="003E6350" w:rsidRDefault="003E6350" w:rsidP="00D479BC">
            <w:pPr>
              <w:spacing w:after="0" w:line="240" w:lineRule="auto"/>
              <w:jc w:val="center"/>
              <w:rPr>
                <w:b/>
              </w:rPr>
            </w:pPr>
            <w:r w:rsidRPr="003E6350">
              <w:rPr>
                <w:b/>
              </w:rPr>
              <w:t>Property</w:t>
            </w:r>
          </w:p>
        </w:tc>
        <w:tc>
          <w:tcPr>
            <w:tcW w:w="3344" w:type="pct"/>
            <w:tcPrChange w:id="104" w:author="Alex Robinson" w:date="2014-03-13T08:50:00Z">
              <w:tcPr>
                <w:tcW w:w="3344" w:type="pct"/>
              </w:tcPr>
            </w:tcPrChange>
          </w:tcPr>
          <w:p w14:paraId="685CEF58" w14:textId="7F787C3B" w:rsidR="003E6350" w:rsidRPr="003E6350" w:rsidRDefault="003E6350" w:rsidP="00401A2F">
            <w:pPr>
              <w:spacing w:after="0" w:line="240" w:lineRule="auto"/>
              <w:jc w:val="center"/>
              <w:rPr>
                <w:b/>
              </w:rPr>
            </w:pPr>
            <w:r w:rsidRPr="003E6350">
              <w:rPr>
                <w:b/>
              </w:rPr>
              <w:t>Purpose</w:t>
            </w:r>
          </w:p>
        </w:tc>
      </w:tr>
      <w:tr w:rsidR="003E6350" w14:paraId="6A2DD4E2" w14:textId="77777777" w:rsidTr="00401A2F">
        <w:tc>
          <w:tcPr>
            <w:tcW w:w="1656" w:type="pct"/>
            <w:tcPrChange w:id="105" w:author="Alex Robinson" w:date="2014-03-13T08:50:00Z">
              <w:tcPr>
                <w:tcW w:w="1656" w:type="pct"/>
              </w:tcPr>
            </w:tcPrChange>
          </w:tcPr>
          <w:p w14:paraId="3030C66F" w14:textId="018F3A25" w:rsidR="003E6350" w:rsidRDefault="003E6350" w:rsidP="00D479BC">
            <w:pPr>
              <w:spacing w:after="0" w:line="240" w:lineRule="auto"/>
            </w:pPr>
            <w:r>
              <w:t>size</w:t>
            </w:r>
            <w:r w:rsidR="00641051">
              <w:t xml:space="preserve"> [[number, number]]</w:t>
            </w:r>
          </w:p>
        </w:tc>
        <w:tc>
          <w:tcPr>
            <w:tcW w:w="3344" w:type="pct"/>
            <w:tcPrChange w:id="106" w:author="Alex Robinson" w:date="2014-03-13T08:50:00Z">
              <w:tcPr>
                <w:tcW w:w="3344" w:type="pct"/>
              </w:tcPr>
            </w:tcPrChange>
          </w:tcPr>
          <w:p w14:paraId="5A39704E" w14:textId="1E9125ED" w:rsidR="003E6350" w:rsidRDefault="00EE2306" w:rsidP="00401A2F">
            <w:pPr>
              <w:spacing w:after="0" w:line="240" w:lineRule="auto"/>
            </w:pPr>
            <w:r>
              <w:t>The width and height of the ant</w:t>
            </w:r>
          </w:p>
        </w:tc>
      </w:tr>
      <w:tr w:rsidR="003E6350" w14:paraId="2E2AF2E2" w14:textId="77777777" w:rsidTr="00401A2F">
        <w:tc>
          <w:tcPr>
            <w:tcW w:w="1656" w:type="pct"/>
            <w:tcPrChange w:id="107" w:author="Alex Robinson" w:date="2014-03-13T08:50:00Z">
              <w:tcPr>
                <w:tcW w:w="1656" w:type="pct"/>
              </w:tcPr>
            </w:tcPrChange>
          </w:tcPr>
          <w:p w14:paraId="7B4CCF0B" w14:textId="48A9971C" w:rsidR="003E6350" w:rsidRDefault="003E6350" w:rsidP="00D479BC">
            <w:pPr>
              <w:spacing w:after="0" w:line="240" w:lineRule="auto"/>
            </w:pPr>
            <w:r>
              <w:t>coord</w:t>
            </w:r>
            <w:r w:rsidR="00641051">
              <w:t xml:space="preserve"> [[number, number]]</w:t>
            </w:r>
          </w:p>
        </w:tc>
        <w:tc>
          <w:tcPr>
            <w:tcW w:w="3344" w:type="pct"/>
            <w:tcPrChange w:id="108" w:author="Alex Robinson" w:date="2014-03-13T08:50:00Z">
              <w:tcPr>
                <w:tcW w:w="3344" w:type="pct"/>
              </w:tcPr>
            </w:tcPrChange>
          </w:tcPr>
          <w:p w14:paraId="4CAFDD3E" w14:textId="4168BE61" w:rsidR="003E6350" w:rsidRDefault="00EE2306" w:rsidP="00401A2F">
            <w:pPr>
              <w:spacing w:after="0" w:line="240" w:lineRule="auto"/>
            </w:pPr>
            <w:r>
              <w:t>The x and y coordinate of the ant</w:t>
            </w:r>
          </w:p>
        </w:tc>
      </w:tr>
      <w:tr w:rsidR="003E6350" w14:paraId="43BE798C" w14:textId="77777777" w:rsidTr="00401A2F">
        <w:tc>
          <w:tcPr>
            <w:tcW w:w="1656" w:type="pct"/>
            <w:tcPrChange w:id="109" w:author="Alex Robinson" w:date="2014-03-13T08:50:00Z">
              <w:tcPr>
                <w:tcW w:w="1656" w:type="pct"/>
              </w:tcPr>
            </w:tcPrChange>
          </w:tcPr>
          <w:p w14:paraId="40B4A670" w14:textId="509779DB" w:rsidR="003E6350" w:rsidRDefault="003E6350" w:rsidP="00D479BC">
            <w:pPr>
              <w:spacing w:after="0" w:line="240" w:lineRule="auto"/>
            </w:pPr>
            <w:r>
              <w:t>direction</w:t>
            </w:r>
            <w:r w:rsidR="00641051">
              <w:t xml:space="preserve"> [number]</w:t>
            </w:r>
          </w:p>
        </w:tc>
        <w:tc>
          <w:tcPr>
            <w:tcW w:w="3344" w:type="pct"/>
            <w:tcPrChange w:id="110" w:author="Alex Robinson" w:date="2014-03-13T08:50:00Z">
              <w:tcPr>
                <w:tcW w:w="3344" w:type="pct"/>
              </w:tcPr>
            </w:tcPrChange>
          </w:tcPr>
          <w:p w14:paraId="6D61E476" w14:textId="6A5C5B70" w:rsidR="003E6350" w:rsidRDefault="00EE2306" w:rsidP="00401A2F">
            <w:pPr>
              <w:spacing w:after="0" w:line="240" w:lineRule="auto"/>
            </w:pPr>
            <w:r>
              <w:t>The direction the ant is facing</w:t>
            </w:r>
          </w:p>
        </w:tc>
      </w:tr>
      <w:tr w:rsidR="003E6350" w14:paraId="168B13CE" w14:textId="77777777" w:rsidTr="00401A2F">
        <w:tc>
          <w:tcPr>
            <w:tcW w:w="1656" w:type="pct"/>
            <w:tcPrChange w:id="111" w:author="Alex Robinson" w:date="2014-03-13T08:50:00Z">
              <w:tcPr>
                <w:tcW w:w="1656" w:type="pct"/>
              </w:tcPr>
            </w:tcPrChange>
          </w:tcPr>
          <w:p w14:paraId="7D49D575" w14:textId="2618A68E" w:rsidR="003E6350" w:rsidRDefault="003E6350" w:rsidP="00D479BC">
            <w:pPr>
              <w:spacing w:after="0" w:line="240" w:lineRule="auto"/>
            </w:pPr>
            <w:r>
              <w:t>id</w:t>
            </w:r>
            <w:r w:rsidR="00641051">
              <w:t xml:space="preserve"> [integer]</w:t>
            </w:r>
          </w:p>
        </w:tc>
        <w:tc>
          <w:tcPr>
            <w:tcW w:w="3344" w:type="pct"/>
            <w:tcPrChange w:id="112" w:author="Alex Robinson" w:date="2014-03-13T08:50:00Z">
              <w:tcPr>
                <w:tcW w:w="3344" w:type="pct"/>
              </w:tcPr>
            </w:tcPrChange>
          </w:tcPr>
          <w:p w14:paraId="148EF566" w14:textId="7A36E6D0" w:rsidR="003E6350" w:rsidRDefault="00EE2306" w:rsidP="00401A2F">
            <w:pPr>
              <w:spacing w:after="0" w:line="240" w:lineRule="auto"/>
            </w:pPr>
            <w:r>
              <w:t>The unique identifier of the ant, if it is required to be looked up</w:t>
            </w:r>
          </w:p>
        </w:tc>
      </w:tr>
      <w:tr w:rsidR="003E6350" w14:paraId="4C51DC48" w14:textId="77777777" w:rsidTr="00401A2F">
        <w:tc>
          <w:tcPr>
            <w:tcW w:w="1656" w:type="pct"/>
            <w:tcPrChange w:id="113" w:author="Alex Robinson" w:date="2014-03-13T08:50:00Z">
              <w:tcPr>
                <w:tcW w:w="1656" w:type="pct"/>
              </w:tcPr>
            </w:tcPrChange>
          </w:tcPr>
          <w:p w14:paraId="476F0534" w14:textId="78E4ED39" w:rsidR="003E6350" w:rsidRDefault="003E6350" w:rsidP="00D479BC">
            <w:pPr>
              <w:spacing w:after="0" w:line="240" w:lineRule="auto"/>
            </w:pPr>
            <w:r>
              <w:t>species</w:t>
            </w:r>
            <w:r w:rsidR="00641051">
              <w:t xml:space="preserve"> [Species object]</w:t>
            </w:r>
          </w:p>
        </w:tc>
        <w:tc>
          <w:tcPr>
            <w:tcW w:w="3344" w:type="pct"/>
            <w:tcPrChange w:id="114" w:author="Alex Robinson" w:date="2014-03-13T08:50:00Z">
              <w:tcPr>
                <w:tcW w:w="3344" w:type="pct"/>
              </w:tcPr>
            </w:tcPrChange>
          </w:tcPr>
          <w:p w14:paraId="09278625" w14:textId="2741A550" w:rsidR="003E6350" w:rsidRDefault="00EE2306" w:rsidP="00401A2F">
            <w:pPr>
              <w:spacing w:after="0" w:line="240" w:lineRule="auto"/>
            </w:pPr>
            <w:r>
              <w:t>The species the ant belongs to</w:t>
            </w:r>
          </w:p>
        </w:tc>
      </w:tr>
      <w:tr w:rsidR="003E6350" w14:paraId="4261E740" w14:textId="77777777" w:rsidTr="00401A2F">
        <w:tc>
          <w:tcPr>
            <w:tcW w:w="1656" w:type="pct"/>
            <w:tcPrChange w:id="115" w:author="Alex Robinson" w:date="2014-03-13T08:50:00Z">
              <w:tcPr>
                <w:tcW w:w="1656" w:type="pct"/>
              </w:tcPr>
            </w:tcPrChange>
          </w:tcPr>
          <w:p w14:paraId="7B7CA1C0" w14:textId="5C9AACD1" w:rsidR="003E6350" w:rsidRDefault="003E6350" w:rsidP="00D479BC">
            <w:pPr>
              <w:spacing w:after="0" w:line="240" w:lineRule="auto"/>
            </w:pPr>
            <w:r>
              <w:t>type</w:t>
            </w:r>
            <w:r w:rsidR="00641051">
              <w:t xml:space="preserve"> [integer]</w:t>
            </w:r>
          </w:p>
        </w:tc>
        <w:tc>
          <w:tcPr>
            <w:tcW w:w="3344" w:type="pct"/>
            <w:tcPrChange w:id="116" w:author="Alex Robinson" w:date="2014-03-13T08:50:00Z">
              <w:tcPr>
                <w:tcW w:w="3344" w:type="pct"/>
              </w:tcPr>
            </w:tcPrChange>
          </w:tcPr>
          <w:p w14:paraId="77563CA8" w14:textId="1C6FA955" w:rsidR="003E6350" w:rsidRDefault="00EE2306" w:rsidP="00401A2F">
            <w:pPr>
              <w:spacing w:after="0" w:line="240" w:lineRule="auto"/>
            </w:pPr>
            <w:r>
              <w:t>The type of ant e.g. worker</w:t>
            </w:r>
          </w:p>
        </w:tc>
      </w:tr>
      <w:tr w:rsidR="003E6350" w14:paraId="3FFD3300" w14:textId="77777777" w:rsidTr="00401A2F">
        <w:tc>
          <w:tcPr>
            <w:tcW w:w="1656" w:type="pct"/>
            <w:tcPrChange w:id="117" w:author="Alex Robinson" w:date="2014-03-13T08:50:00Z">
              <w:tcPr>
                <w:tcW w:w="1656" w:type="pct"/>
              </w:tcPr>
            </w:tcPrChange>
          </w:tcPr>
          <w:p w14:paraId="40F16395" w14:textId="6FC2A521" w:rsidR="003E6350" w:rsidRDefault="003E6350" w:rsidP="00D479BC">
            <w:pPr>
              <w:spacing w:after="0" w:line="240" w:lineRule="auto"/>
            </w:pPr>
            <w:r>
              <w:t>nest</w:t>
            </w:r>
            <w:r w:rsidR="00641051">
              <w:t xml:space="preserve"> [Nest object]</w:t>
            </w:r>
          </w:p>
        </w:tc>
        <w:tc>
          <w:tcPr>
            <w:tcW w:w="3344" w:type="pct"/>
            <w:tcPrChange w:id="118" w:author="Alex Robinson" w:date="2014-03-13T08:50:00Z">
              <w:tcPr>
                <w:tcW w:w="3344" w:type="pct"/>
              </w:tcPr>
            </w:tcPrChange>
          </w:tcPr>
          <w:p w14:paraId="07862319" w14:textId="02BFEF5C" w:rsidR="003E6350" w:rsidRDefault="00EE2306" w:rsidP="00401A2F">
            <w:pPr>
              <w:spacing w:after="0" w:line="240" w:lineRule="auto"/>
            </w:pPr>
            <w:r>
              <w:t xml:space="preserve">The home nest the ant was born from </w:t>
            </w:r>
          </w:p>
        </w:tc>
      </w:tr>
      <w:tr w:rsidR="003E6350" w14:paraId="73033D04" w14:textId="77777777" w:rsidTr="00401A2F">
        <w:tc>
          <w:tcPr>
            <w:tcW w:w="1656" w:type="pct"/>
            <w:tcPrChange w:id="119" w:author="Alex Robinson" w:date="2014-03-13T08:50:00Z">
              <w:tcPr>
                <w:tcW w:w="1656" w:type="pct"/>
              </w:tcPr>
            </w:tcPrChange>
          </w:tcPr>
          <w:p w14:paraId="6F9A5453" w14:textId="27B3F15D" w:rsidR="003E6350" w:rsidRDefault="003E6350" w:rsidP="00D479BC">
            <w:pPr>
              <w:spacing w:after="0" w:line="240" w:lineRule="auto"/>
            </w:pPr>
            <w:r>
              <w:t>colour</w:t>
            </w:r>
            <w:r w:rsidR="00641051">
              <w:t xml:space="preserve"> [string]</w:t>
            </w:r>
          </w:p>
        </w:tc>
        <w:tc>
          <w:tcPr>
            <w:tcW w:w="3344" w:type="pct"/>
            <w:tcPrChange w:id="120" w:author="Alex Robinson" w:date="2014-03-13T08:50:00Z">
              <w:tcPr>
                <w:tcW w:w="3344" w:type="pct"/>
              </w:tcPr>
            </w:tcPrChange>
          </w:tcPr>
          <w:p w14:paraId="0EA1DF61" w14:textId="184E48DB" w:rsidR="003E6350" w:rsidRDefault="00EE2306" w:rsidP="00401A2F">
            <w:pPr>
              <w:spacing w:after="0" w:line="240" w:lineRule="auto"/>
            </w:pPr>
            <w:r>
              <w:t>The colour the ant will appear</w:t>
            </w:r>
          </w:p>
        </w:tc>
      </w:tr>
      <w:tr w:rsidR="003E6350" w14:paraId="57C18D32" w14:textId="77777777" w:rsidTr="00401A2F">
        <w:tc>
          <w:tcPr>
            <w:tcW w:w="1656" w:type="pct"/>
            <w:tcPrChange w:id="121" w:author="Alex Robinson" w:date="2014-03-13T08:50:00Z">
              <w:tcPr>
                <w:tcW w:w="1656" w:type="pct"/>
              </w:tcPr>
            </w:tcPrChange>
          </w:tcPr>
          <w:p w14:paraId="4023EA9E" w14:textId="3CF1A317" w:rsidR="003E6350" w:rsidRDefault="003E6350" w:rsidP="00D479BC">
            <w:pPr>
              <w:spacing w:after="0" w:line="240" w:lineRule="auto"/>
            </w:pPr>
            <w:r>
              <w:t>health</w:t>
            </w:r>
            <w:r w:rsidR="00641051">
              <w:t xml:space="preserve"> [number]</w:t>
            </w:r>
          </w:p>
        </w:tc>
        <w:tc>
          <w:tcPr>
            <w:tcW w:w="3344" w:type="pct"/>
            <w:tcPrChange w:id="122" w:author="Alex Robinson" w:date="2014-03-13T08:50:00Z">
              <w:tcPr>
                <w:tcW w:w="3344" w:type="pct"/>
              </w:tcPr>
            </w:tcPrChange>
          </w:tcPr>
          <w:p w14:paraId="3CEC7E99" w14:textId="0E4DC864" w:rsidR="003E6350" w:rsidRDefault="00EE2306" w:rsidP="00401A2F">
            <w:pPr>
              <w:spacing w:after="0" w:line="240" w:lineRule="auto"/>
            </w:pPr>
            <w:r>
              <w:t>The amount of health the ant has</w:t>
            </w:r>
          </w:p>
        </w:tc>
      </w:tr>
      <w:tr w:rsidR="003E6350" w14:paraId="59906E1A" w14:textId="77777777" w:rsidTr="00401A2F">
        <w:tc>
          <w:tcPr>
            <w:tcW w:w="1656" w:type="pct"/>
            <w:tcPrChange w:id="123" w:author="Alex Robinson" w:date="2014-03-13T08:50:00Z">
              <w:tcPr>
                <w:tcW w:w="1656" w:type="pct"/>
              </w:tcPr>
            </w:tcPrChange>
          </w:tcPr>
          <w:p w14:paraId="37529A4C" w14:textId="34E822E7" w:rsidR="003E6350" w:rsidRDefault="003E6350" w:rsidP="00D479BC">
            <w:pPr>
              <w:spacing w:after="0" w:line="240" w:lineRule="auto"/>
            </w:pPr>
            <w:r>
              <w:t>hungerThreshold</w:t>
            </w:r>
            <w:r w:rsidR="00641051">
              <w:t xml:space="preserve"> [number]</w:t>
            </w:r>
          </w:p>
        </w:tc>
        <w:tc>
          <w:tcPr>
            <w:tcW w:w="3344" w:type="pct"/>
            <w:tcPrChange w:id="124" w:author="Alex Robinson" w:date="2014-03-13T08:50:00Z">
              <w:tcPr>
                <w:tcW w:w="3344" w:type="pct"/>
              </w:tcPr>
            </w:tcPrChange>
          </w:tcPr>
          <w:p w14:paraId="76F614FF" w14:textId="590D4BBD" w:rsidR="003E6350" w:rsidRDefault="00EE2306" w:rsidP="00401A2F">
            <w:pPr>
              <w:spacing w:after="0" w:line="240" w:lineRule="auto"/>
            </w:pPr>
            <w:r>
              <w:t>The threshold bellow which the ant will be hungry</w:t>
            </w:r>
          </w:p>
        </w:tc>
      </w:tr>
      <w:tr w:rsidR="003E6350" w14:paraId="06C5C139" w14:textId="77777777" w:rsidTr="00401A2F">
        <w:tc>
          <w:tcPr>
            <w:tcW w:w="1656" w:type="pct"/>
            <w:tcPrChange w:id="125" w:author="Alex Robinson" w:date="2014-03-13T08:50:00Z">
              <w:tcPr>
                <w:tcW w:w="1656" w:type="pct"/>
              </w:tcPr>
            </w:tcPrChange>
          </w:tcPr>
          <w:p w14:paraId="14DCB1D7" w14:textId="4C66DF93" w:rsidR="003E6350" w:rsidRDefault="003E6350" w:rsidP="00D479BC">
            <w:pPr>
              <w:spacing w:after="0" w:line="240" w:lineRule="auto"/>
            </w:pPr>
            <w:r>
              <w:t>healthRate</w:t>
            </w:r>
            <w:r w:rsidR="00641051">
              <w:t xml:space="preserve"> [number]</w:t>
            </w:r>
          </w:p>
        </w:tc>
        <w:tc>
          <w:tcPr>
            <w:tcW w:w="3344" w:type="pct"/>
            <w:tcPrChange w:id="126" w:author="Alex Robinson" w:date="2014-03-13T08:50:00Z">
              <w:tcPr>
                <w:tcW w:w="3344" w:type="pct"/>
              </w:tcPr>
            </w:tcPrChange>
          </w:tcPr>
          <w:p w14:paraId="719F4923" w14:textId="6E1F8054" w:rsidR="003E6350" w:rsidRDefault="00EE2306" w:rsidP="00401A2F">
            <w:pPr>
              <w:spacing w:after="0" w:line="240" w:lineRule="auto"/>
            </w:pPr>
            <w:r>
              <w:t>The rate at which the ants health decreases each tick</w:t>
            </w:r>
          </w:p>
        </w:tc>
      </w:tr>
      <w:tr w:rsidR="003E6350" w14:paraId="6F55C9EE" w14:textId="77777777" w:rsidTr="00401A2F">
        <w:tc>
          <w:tcPr>
            <w:tcW w:w="1656" w:type="pct"/>
            <w:tcPrChange w:id="127" w:author="Alex Robinson" w:date="2014-03-13T08:50:00Z">
              <w:tcPr>
                <w:tcW w:w="1656" w:type="pct"/>
              </w:tcPr>
            </w:tcPrChange>
          </w:tcPr>
          <w:p w14:paraId="6B9264C5" w14:textId="77BD6B98" w:rsidR="003E6350" w:rsidRDefault="006D2BCF" w:rsidP="00D479BC">
            <w:pPr>
              <w:spacing w:after="0" w:line="240" w:lineRule="auto"/>
            </w:pPr>
            <w:r>
              <w:t>alive</w:t>
            </w:r>
            <w:r w:rsidR="00641051">
              <w:t xml:space="preserve"> [boolean]</w:t>
            </w:r>
          </w:p>
        </w:tc>
        <w:tc>
          <w:tcPr>
            <w:tcW w:w="3344" w:type="pct"/>
            <w:tcPrChange w:id="128" w:author="Alex Robinson" w:date="2014-03-13T08:50:00Z">
              <w:tcPr>
                <w:tcW w:w="3344" w:type="pct"/>
              </w:tcPr>
            </w:tcPrChange>
          </w:tcPr>
          <w:p w14:paraId="6A30DB31" w14:textId="38256D78" w:rsidR="003E6350" w:rsidRDefault="00EE2306" w:rsidP="00401A2F">
            <w:pPr>
              <w:spacing w:after="0" w:line="240" w:lineRule="auto"/>
            </w:pPr>
            <w:r>
              <w:t>Determine if the ant is alive or not</w:t>
            </w:r>
          </w:p>
        </w:tc>
      </w:tr>
      <w:tr w:rsidR="006D2BCF" w14:paraId="01C26B85" w14:textId="77777777" w:rsidTr="00401A2F">
        <w:tc>
          <w:tcPr>
            <w:tcW w:w="1656" w:type="pct"/>
            <w:tcPrChange w:id="129" w:author="Alex Robinson" w:date="2014-03-13T08:50:00Z">
              <w:tcPr>
                <w:tcW w:w="1656" w:type="pct"/>
              </w:tcPr>
            </w:tcPrChange>
          </w:tcPr>
          <w:p w14:paraId="637A9527" w14:textId="1B0A0584" w:rsidR="006D2BCF" w:rsidRDefault="006D2BCF" w:rsidP="00D479BC">
            <w:pPr>
              <w:spacing w:after="0" w:line="240" w:lineRule="auto"/>
            </w:pPr>
            <w:r>
              <w:t>goal</w:t>
            </w:r>
            <w:r w:rsidR="00641051">
              <w:t xml:space="preserve"> [integer]</w:t>
            </w:r>
          </w:p>
        </w:tc>
        <w:tc>
          <w:tcPr>
            <w:tcW w:w="3344" w:type="pct"/>
            <w:tcPrChange w:id="130" w:author="Alex Robinson" w:date="2014-03-13T08:50:00Z">
              <w:tcPr>
                <w:tcW w:w="3344" w:type="pct"/>
              </w:tcPr>
            </w:tcPrChange>
          </w:tcPr>
          <w:p w14:paraId="70B8EF54" w14:textId="0EE572EF" w:rsidR="006D2BCF" w:rsidRDefault="00EE2306" w:rsidP="00401A2F">
            <w:pPr>
              <w:spacing w:after="0" w:line="240" w:lineRule="auto"/>
            </w:pPr>
            <w:r>
              <w:t>The current goal the ant is trying to complete e.g. get food</w:t>
            </w:r>
          </w:p>
        </w:tc>
      </w:tr>
      <w:tr w:rsidR="006D2BCF" w14:paraId="41A711F4" w14:textId="77777777" w:rsidTr="00401A2F">
        <w:tc>
          <w:tcPr>
            <w:tcW w:w="1656" w:type="pct"/>
            <w:tcPrChange w:id="131" w:author="Alex Robinson" w:date="2014-03-13T08:50:00Z">
              <w:tcPr>
                <w:tcW w:w="1656" w:type="pct"/>
              </w:tcPr>
            </w:tcPrChange>
          </w:tcPr>
          <w:p w14:paraId="1AA3867D" w14:textId="638D3611" w:rsidR="006D2BCF" w:rsidRDefault="006D2BCF" w:rsidP="00D479BC">
            <w:pPr>
              <w:spacing w:after="0" w:line="240" w:lineRule="auto"/>
            </w:pPr>
            <w:r>
              <w:t>target</w:t>
            </w:r>
            <w:r w:rsidR="00641051">
              <w:t xml:space="preserve"> [[number, number]]</w:t>
            </w:r>
          </w:p>
        </w:tc>
        <w:tc>
          <w:tcPr>
            <w:tcW w:w="3344" w:type="pct"/>
            <w:tcPrChange w:id="132" w:author="Alex Robinson" w:date="2014-03-13T08:50:00Z">
              <w:tcPr>
                <w:tcW w:w="3344" w:type="pct"/>
              </w:tcPr>
            </w:tcPrChange>
          </w:tcPr>
          <w:p w14:paraId="0E6B3398" w14:textId="14249A76" w:rsidR="006D2BCF" w:rsidRDefault="00EE2306" w:rsidP="00401A2F">
            <w:pPr>
              <w:spacing w:after="0" w:line="240" w:lineRule="auto"/>
            </w:pPr>
            <w:r>
              <w:t>The target coordinate of an item of interest e.g. a piece of food</w:t>
            </w:r>
          </w:p>
        </w:tc>
      </w:tr>
      <w:tr w:rsidR="006D2BCF" w14:paraId="21295014" w14:textId="77777777" w:rsidTr="00401A2F">
        <w:tc>
          <w:tcPr>
            <w:tcW w:w="1656" w:type="pct"/>
            <w:tcPrChange w:id="133" w:author="Alex Robinson" w:date="2014-03-13T08:50:00Z">
              <w:tcPr>
                <w:tcW w:w="1656" w:type="pct"/>
              </w:tcPr>
            </w:tcPrChange>
          </w:tcPr>
          <w:p w14:paraId="41689F46" w14:textId="723E28CE" w:rsidR="006D2BCF" w:rsidRDefault="006D2BCF" w:rsidP="00D479BC">
            <w:pPr>
              <w:spacing w:after="0" w:line="240" w:lineRule="auto"/>
            </w:pPr>
            <w:r>
              <w:t>itemsInView</w:t>
            </w:r>
            <w:r w:rsidR="00641051">
              <w:t xml:space="preserve"> [Array]</w:t>
            </w:r>
          </w:p>
        </w:tc>
        <w:tc>
          <w:tcPr>
            <w:tcW w:w="3344" w:type="pct"/>
            <w:tcPrChange w:id="134" w:author="Alex Robinson" w:date="2014-03-13T08:50:00Z">
              <w:tcPr>
                <w:tcW w:w="3344" w:type="pct"/>
              </w:tcPr>
            </w:tcPrChange>
          </w:tcPr>
          <w:p w14:paraId="65B30DE7" w14:textId="367D0A5B" w:rsidR="006D2BCF" w:rsidRDefault="00EE2306" w:rsidP="00401A2F">
            <w:pPr>
              <w:spacing w:after="0" w:line="240" w:lineRule="auto"/>
            </w:pPr>
            <w:r>
              <w:t>An array of items in view i.e. food and other ants</w:t>
            </w:r>
          </w:p>
        </w:tc>
      </w:tr>
      <w:tr w:rsidR="006D2BCF" w14:paraId="5493B425" w14:textId="77777777" w:rsidTr="00401A2F">
        <w:tc>
          <w:tcPr>
            <w:tcW w:w="1656" w:type="pct"/>
            <w:tcPrChange w:id="135" w:author="Alex Robinson" w:date="2014-03-13T08:50:00Z">
              <w:tcPr>
                <w:tcW w:w="1656" w:type="pct"/>
              </w:tcPr>
            </w:tcPrChange>
          </w:tcPr>
          <w:p w14:paraId="48F1DE17" w14:textId="6AB004EA" w:rsidR="006D2BCF" w:rsidRDefault="006D2BCF" w:rsidP="00D479BC">
            <w:pPr>
              <w:spacing w:after="0" w:line="240" w:lineRule="auto"/>
            </w:pPr>
            <w:r>
              <w:t>pheromonesInRange</w:t>
            </w:r>
            <w:r w:rsidR="00641051">
              <w:t xml:space="preserve"> [Array]</w:t>
            </w:r>
          </w:p>
        </w:tc>
        <w:tc>
          <w:tcPr>
            <w:tcW w:w="3344" w:type="pct"/>
            <w:tcPrChange w:id="136" w:author="Alex Robinson" w:date="2014-03-13T08:50:00Z">
              <w:tcPr>
                <w:tcW w:w="3344" w:type="pct"/>
              </w:tcPr>
            </w:tcPrChange>
          </w:tcPr>
          <w:p w14:paraId="01E1F57F" w14:textId="760304E5" w:rsidR="006D2BCF" w:rsidRDefault="00EE2306" w:rsidP="00401A2F">
            <w:pPr>
              <w:spacing w:after="0" w:line="240" w:lineRule="auto"/>
            </w:pPr>
            <w:r>
              <w:t>An array of pheromones in range</w:t>
            </w:r>
          </w:p>
        </w:tc>
      </w:tr>
      <w:tr w:rsidR="00641051" w14:paraId="5C09FA8D" w14:textId="77777777" w:rsidTr="00401A2F">
        <w:tc>
          <w:tcPr>
            <w:tcW w:w="1656" w:type="pct"/>
            <w:tcPrChange w:id="137" w:author="Alex Robinson" w:date="2014-03-13T08:50:00Z">
              <w:tcPr>
                <w:tcW w:w="1656" w:type="pct"/>
              </w:tcPr>
            </w:tcPrChange>
          </w:tcPr>
          <w:p w14:paraId="2150B321" w14:textId="4B6FA62A" w:rsidR="00641051" w:rsidRDefault="00641051" w:rsidP="00D479BC">
            <w:pPr>
              <w:spacing w:after="0" w:line="240" w:lineRule="auto"/>
            </w:pPr>
            <w:r>
              <w:t>prioritizedDirection [number]</w:t>
            </w:r>
          </w:p>
        </w:tc>
        <w:tc>
          <w:tcPr>
            <w:tcW w:w="3344" w:type="pct"/>
            <w:tcPrChange w:id="138" w:author="Alex Robinson" w:date="2014-03-13T08:50:00Z">
              <w:tcPr>
                <w:tcW w:w="3344" w:type="pct"/>
              </w:tcPr>
            </w:tcPrChange>
          </w:tcPr>
          <w:p w14:paraId="2FF4C3D8" w14:textId="1D98CA4A" w:rsidR="00641051" w:rsidRDefault="00EE2306" w:rsidP="00401A2F">
            <w:pPr>
              <w:spacing w:after="0" w:line="240" w:lineRule="auto"/>
            </w:pPr>
            <w:r>
              <w:t>The direction the ant wants to move in</w:t>
            </w:r>
          </w:p>
        </w:tc>
      </w:tr>
    </w:tbl>
    <w:p w14:paraId="6A16391F" w14:textId="77777777" w:rsidR="003E6350" w:rsidRPr="008D7810" w:rsidRDefault="003E6350" w:rsidP="003E635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39" w:author="Alex Robinson" w:date="2014-03-13T08:50: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869"/>
        <w:gridCol w:w="7193"/>
        <w:tblGridChange w:id="140">
          <w:tblGrid>
            <w:gridCol w:w="1915"/>
            <w:gridCol w:w="7373"/>
          </w:tblGrid>
        </w:tblGridChange>
      </w:tblGrid>
      <w:tr w:rsidR="004A17E1" w:rsidRPr="003E6350" w14:paraId="583F31BF" w14:textId="77777777" w:rsidTr="00401A2F">
        <w:tc>
          <w:tcPr>
            <w:tcW w:w="1031" w:type="pct"/>
            <w:tcPrChange w:id="141" w:author="Alex Robinson" w:date="2014-03-13T08:50:00Z">
              <w:tcPr>
                <w:tcW w:w="1031" w:type="pct"/>
              </w:tcPr>
            </w:tcPrChange>
          </w:tcPr>
          <w:p w14:paraId="1D3C784B" w14:textId="198D7C37" w:rsidR="004A17E1" w:rsidRPr="003E6350" w:rsidRDefault="004A17E1" w:rsidP="00D479BC">
            <w:pPr>
              <w:spacing w:after="0" w:line="240" w:lineRule="auto"/>
              <w:jc w:val="center"/>
              <w:rPr>
                <w:b/>
              </w:rPr>
            </w:pPr>
            <w:r w:rsidRPr="003E6350">
              <w:rPr>
                <w:b/>
              </w:rPr>
              <w:t>Method</w:t>
            </w:r>
          </w:p>
        </w:tc>
        <w:tc>
          <w:tcPr>
            <w:tcW w:w="3969" w:type="pct"/>
            <w:tcPrChange w:id="142" w:author="Alex Robinson" w:date="2014-03-13T08:50:00Z">
              <w:tcPr>
                <w:tcW w:w="3969" w:type="pct"/>
              </w:tcPr>
            </w:tcPrChange>
          </w:tcPr>
          <w:p w14:paraId="24C5EDC4" w14:textId="19FF16B1" w:rsidR="004A17E1" w:rsidRPr="003E6350" w:rsidRDefault="004A17E1" w:rsidP="00401A2F">
            <w:pPr>
              <w:spacing w:after="0" w:line="240" w:lineRule="auto"/>
              <w:jc w:val="center"/>
              <w:rPr>
                <w:b/>
              </w:rPr>
            </w:pPr>
            <w:r w:rsidRPr="003E6350">
              <w:rPr>
                <w:b/>
              </w:rPr>
              <w:t>Purpose</w:t>
            </w:r>
          </w:p>
        </w:tc>
      </w:tr>
      <w:tr w:rsidR="004A17E1" w14:paraId="4C1E1EA4" w14:textId="77777777" w:rsidTr="00401A2F">
        <w:tc>
          <w:tcPr>
            <w:tcW w:w="1031" w:type="pct"/>
            <w:tcPrChange w:id="143" w:author="Alex Robinson" w:date="2014-03-13T08:50:00Z">
              <w:tcPr>
                <w:tcW w:w="1031" w:type="pct"/>
              </w:tcPr>
            </w:tcPrChange>
          </w:tcPr>
          <w:p w14:paraId="0B645969" w14:textId="3EA77CD5" w:rsidR="004A17E1" w:rsidRDefault="004A17E1" w:rsidP="00D479BC">
            <w:pPr>
              <w:spacing w:after="0" w:line="240" w:lineRule="auto"/>
            </w:pPr>
            <w:r>
              <w:t>addToMap</w:t>
            </w:r>
          </w:p>
        </w:tc>
        <w:tc>
          <w:tcPr>
            <w:tcW w:w="3969" w:type="pct"/>
            <w:tcPrChange w:id="144" w:author="Alex Robinson" w:date="2014-03-13T08:50:00Z">
              <w:tcPr>
                <w:tcW w:w="3969" w:type="pct"/>
              </w:tcPr>
            </w:tcPrChange>
          </w:tcPr>
          <w:p w14:paraId="1D18666D" w14:textId="4531B3CC" w:rsidR="004A17E1" w:rsidRDefault="004A17E1" w:rsidP="00401A2F">
            <w:pPr>
              <w:spacing w:after="0" w:line="240" w:lineRule="auto"/>
            </w:pPr>
            <w:r>
              <w:t>Add the ant to the map</w:t>
            </w:r>
            <w:r w:rsidR="005747AB">
              <w:t>.</w:t>
            </w:r>
          </w:p>
        </w:tc>
      </w:tr>
      <w:tr w:rsidR="004A17E1" w14:paraId="3182C27B" w14:textId="77777777" w:rsidTr="00401A2F">
        <w:tc>
          <w:tcPr>
            <w:tcW w:w="1031" w:type="pct"/>
            <w:tcPrChange w:id="145" w:author="Alex Robinson" w:date="2014-03-13T08:50:00Z">
              <w:tcPr>
                <w:tcW w:w="1031" w:type="pct"/>
              </w:tcPr>
            </w:tcPrChange>
          </w:tcPr>
          <w:p w14:paraId="3A8A5883" w14:textId="3A6CC647" w:rsidR="004A17E1" w:rsidRDefault="004A17E1" w:rsidP="00D479BC">
            <w:pPr>
              <w:spacing w:after="0" w:line="240" w:lineRule="auto"/>
            </w:pPr>
            <w:r>
              <w:t>removeFromMap</w:t>
            </w:r>
          </w:p>
        </w:tc>
        <w:tc>
          <w:tcPr>
            <w:tcW w:w="3969" w:type="pct"/>
            <w:tcPrChange w:id="146" w:author="Alex Robinson" w:date="2014-03-13T08:50:00Z">
              <w:tcPr>
                <w:tcW w:w="3969" w:type="pct"/>
              </w:tcPr>
            </w:tcPrChange>
          </w:tcPr>
          <w:p w14:paraId="0A8F2B74" w14:textId="4D9E18FE" w:rsidR="004A17E1" w:rsidRDefault="004A17E1" w:rsidP="00401A2F">
            <w:pPr>
              <w:spacing w:after="0" w:line="240" w:lineRule="auto"/>
            </w:pPr>
            <w:r>
              <w:t>Remove the ant from the map</w:t>
            </w:r>
            <w:r w:rsidR="005747AB">
              <w:t>.</w:t>
            </w:r>
          </w:p>
        </w:tc>
      </w:tr>
      <w:tr w:rsidR="004A17E1" w14:paraId="1FB1046C" w14:textId="77777777" w:rsidTr="00401A2F">
        <w:tc>
          <w:tcPr>
            <w:tcW w:w="1031" w:type="pct"/>
            <w:tcPrChange w:id="147" w:author="Alex Robinson" w:date="2014-03-13T08:50:00Z">
              <w:tcPr>
                <w:tcW w:w="1031" w:type="pct"/>
              </w:tcPr>
            </w:tcPrChange>
          </w:tcPr>
          <w:p w14:paraId="006BAB26" w14:textId="79FF75E5" w:rsidR="004A17E1" w:rsidRDefault="004A17E1" w:rsidP="00D479BC">
            <w:pPr>
              <w:spacing w:after="0" w:line="240" w:lineRule="auto"/>
            </w:pPr>
            <w:r>
              <w:lastRenderedPageBreak/>
              <w:t>isHungry</w:t>
            </w:r>
          </w:p>
        </w:tc>
        <w:tc>
          <w:tcPr>
            <w:tcW w:w="3969" w:type="pct"/>
            <w:tcPrChange w:id="148" w:author="Alex Robinson" w:date="2014-03-13T08:50:00Z">
              <w:tcPr>
                <w:tcW w:w="3969" w:type="pct"/>
              </w:tcPr>
            </w:tcPrChange>
          </w:tcPr>
          <w:p w14:paraId="13362834" w14:textId="5252CD62" w:rsidR="004A17E1" w:rsidRDefault="004A17E1" w:rsidP="00401A2F">
            <w:pPr>
              <w:spacing w:after="0" w:line="240" w:lineRule="auto"/>
            </w:pPr>
            <w:r>
              <w:t>Determine if the ant is hungry or not</w:t>
            </w:r>
            <w:r w:rsidR="005747AB">
              <w:t>.</w:t>
            </w:r>
          </w:p>
        </w:tc>
      </w:tr>
      <w:tr w:rsidR="004A17E1" w14:paraId="3D2A96B9" w14:textId="77777777" w:rsidTr="00401A2F">
        <w:tc>
          <w:tcPr>
            <w:tcW w:w="1031" w:type="pct"/>
            <w:tcPrChange w:id="149" w:author="Alex Robinson" w:date="2014-03-13T08:50:00Z">
              <w:tcPr>
                <w:tcW w:w="1031" w:type="pct"/>
              </w:tcPr>
            </w:tcPrChange>
          </w:tcPr>
          <w:p w14:paraId="051DD799" w14:textId="73B8A10D" w:rsidR="004A17E1" w:rsidRDefault="004A17E1" w:rsidP="00D479BC">
            <w:pPr>
              <w:spacing w:after="0" w:line="240" w:lineRule="auto"/>
            </w:pPr>
            <w:r>
              <w:t>takeFood</w:t>
            </w:r>
          </w:p>
        </w:tc>
        <w:tc>
          <w:tcPr>
            <w:tcW w:w="3969" w:type="pct"/>
            <w:tcPrChange w:id="150" w:author="Alex Robinson" w:date="2014-03-13T08:50:00Z">
              <w:tcPr>
                <w:tcW w:w="3969" w:type="pct"/>
              </w:tcPr>
            </w:tcPrChange>
          </w:tcPr>
          <w:p w14:paraId="389EBFA3" w14:textId="3887F1C4" w:rsidR="004A17E1" w:rsidRDefault="004A17E1" w:rsidP="00401A2F">
            <w:pPr>
              <w:spacing w:after="0" w:line="240" w:lineRule="auto"/>
            </w:pPr>
            <w:r>
              <w:t>Take a single piece of food</w:t>
            </w:r>
            <w:r w:rsidR="005747AB">
              <w:t xml:space="preserve"> from the cell the ant is standing on.</w:t>
            </w:r>
          </w:p>
        </w:tc>
      </w:tr>
      <w:tr w:rsidR="004A17E1" w14:paraId="253BB8EE" w14:textId="77777777" w:rsidTr="00401A2F">
        <w:tc>
          <w:tcPr>
            <w:tcW w:w="1031" w:type="pct"/>
            <w:tcPrChange w:id="151" w:author="Alex Robinson" w:date="2014-03-13T08:50:00Z">
              <w:tcPr>
                <w:tcW w:w="1031" w:type="pct"/>
              </w:tcPr>
            </w:tcPrChange>
          </w:tcPr>
          <w:p w14:paraId="25E50E20" w14:textId="0D0754F4" w:rsidR="004A17E1" w:rsidRDefault="004A17E1" w:rsidP="00D479BC">
            <w:pPr>
              <w:spacing w:after="0" w:line="240" w:lineRule="auto"/>
            </w:pPr>
            <w:r>
              <w:t>atNest</w:t>
            </w:r>
          </w:p>
        </w:tc>
        <w:tc>
          <w:tcPr>
            <w:tcW w:w="3969" w:type="pct"/>
            <w:tcPrChange w:id="152" w:author="Alex Robinson" w:date="2014-03-13T08:50:00Z">
              <w:tcPr>
                <w:tcW w:w="3969" w:type="pct"/>
              </w:tcPr>
            </w:tcPrChange>
          </w:tcPr>
          <w:p w14:paraId="5B7EA98F" w14:textId="0D987167" w:rsidR="004A17E1" w:rsidRDefault="004A17E1" w:rsidP="00401A2F">
            <w:pPr>
              <w:spacing w:after="0" w:line="240" w:lineRule="auto"/>
            </w:pPr>
            <w:r>
              <w:t>Determine if the ant is standing on top of the nest</w:t>
            </w:r>
            <w:r w:rsidR="005747AB">
              <w:t>. This will be used to determine when a worker ant can drop food or when a soldier is near the nest.</w:t>
            </w:r>
          </w:p>
        </w:tc>
      </w:tr>
      <w:tr w:rsidR="004A17E1" w14:paraId="289CCF43" w14:textId="77777777" w:rsidTr="00401A2F">
        <w:tc>
          <w:tcPr>
            <w:tcW w:w="1031" w:type="pct"/>
            <w:tcPrChange w:id="153" w:author="Alex Robinson" w:date="2014-03-13T08:50:00Z">
              <w:tcPr>
                <w:tcW w:w="1031" w:type="pct"/>
              </w:tcPr>
            </w:tcPrChange>
          </w:tcPr>
          <w:p w14:paraId="7F323E1A" w14:textId="1E1E5E31" w:rsidR="004A17E1" w:rsidRDefault="004A17E1" w:rsidP="00D479BC">
            <w:pPr>
              <w:spacing w:after="0" w:line="240" w:lineRule="auto"/>
            </w:pPr>
            <w:r>
              <w:t>seeNest</w:t>
            </w:r>
          </w:p>
        </w:tc>
        <w:tc>
          <w:tcPr>
            <w:tcW w:w="3969" w:type="pct"/>
            <w:tcPrChange w:id="154" w:author="Alex Robinson" w:date="2014-03-13T08:50:00Z">
              <w:tcPr>
                <w:tcW w:w="3969" w:type="pct"/>
              </w:tcPr>
            </w:tcPrChange>
          </w:tcPr>
          <w:p w14:paraId="281E2C78" w14:textId="57E7586D" w:rsidR="004A17E1" w:rsidRDefault="004A17E1" w:rsidP="00401A2F">
            <w:pPr>
              <w:spacing w:after="0" w:line="240" w:lineRule="auto"/>
            </w:pPr>
            <w:r>
              <w:t>Determine if the ant can see the nest</w:t>
            </w:r>
            <w:r w:rsidR="005747AB">
              <w:t xml:space="preserve">. This will be used by worker ants so they know which direction to head in to get to the nest. It will also be used by </w:t>
            </w:r>
            <w:r w:rsidR="0080082D">
              <w:t>soldier</w:t>
            </w:r>
            <w:r w:rsidR="005747AB">
              <w:t xml:space="preserve"> ants when guarding the perimeter of the nest.</w:t>
            </w:r>
          </w:p>
        </w:tc>
      </w:tr>
      <w:tr w:rsidR="004A17E1" w14:paraId="6DC68DB1" w14:textId="77777777" w:rsidTr="00401A2F">
        <w:tc>
          <w:tcPr>
            <w:tcW w:w="1031" w:type="pct"/>
            <w:tcPrChange w:id="155" w:author="Alex Robinson" w:date="2014-03-13T08:50:00Z">
              <w:tcPr>
                <w:tcW w:w="1031" w:type="pct"/>
              </w:tcPr>
            </w:tcPrChange>
          </w:tcPr>
          <w:p w14:paraId="22C804C0" w14:textId="0E103447" w:rsidR="004A17E1" w:rsidRDefault="004A17E1" w:rsidP="00D479BC">
            <w:pPr>
              <w:spacing w:after="0" w:line="240" w:lineRule="auto"/>
            </w:pPr>
            <w:r>
              <w:t>findFoodTarget</w:t>
            </w:r>
          </w:p>
        </w:tc>
        <w:tc>
          <w:tcPr>
            <w:tcW w:w="3969" w:type="pct"/>
            <w:tcPrChange w:id="156" w:author="Alex Robinson" w:date="2014-03-13T08:50:00Z">
              <w:tcPr>
                <w:tcW w:w="3969" w:type="pct"/>
              </w:tcPr>
            </w:tcPrChange>
          </w:tcPr>
          <w:p w14:paraId="17B3F4E4" w14:textId="48CB27A8" w:rsidR="004A17E1" w:rsidRDefault="004A17E1" w:rsidP="00401A2F">
            <w:pPr>
              <w:spacing w:after="0" w:line="240" w:lineRule="auto"/>
            </w:pPr>
            <w:r>
              <w:t>Pick a piece of food to target</w:t>
            </w:r>
            <w:r w:rsidR="0080082D">
              <w:t>.</w:t>
            </w:r>
          </w:p>
        </w:tc>
      </w:tr>
      <w:tr w:rsidR="004A17E1" w14:paraId="2AA1A61E" w14:textId="77777777" w:rsidTr="00401A2F">
        <w:tc>
          <w:tcPr>
            <w:tcW w:w="1031" w:type="pct"/>
            <w:tcPrChange w:id="157" w:author="Alex Robinson" w:date="2014-03-13T08:50:00Z">
              <w:tcPr>
                <w:tcW w:w="1031" w:type="pct"/>
              </w:tcPr>
            </w:tcPrChange>
          </w:tcPr>
          <w:p w14:paraId="7536A859" w14:textId="1EB23D4B" w:rsidR="004A17E1" w:rsidRDefault="004A17E1" w:rsidP="00D479BC">
            <w:pPr>
              <w:spacing w:after="0" w:line="240" w:lineRule="auto"/>
            </w:pPr>
            <w:r>
              <w:t>getFood</w:t>
            </w:r>
          </w:p>
        </w:tc>
        <w:tc>
          <w:tcPr>
            <w:tcW w:w="3969" w:type="pct"/>
            <w:tcPrChange w:id="158" w:author="Alex Robinson" w:date="2014-03-13T08:50:00Z">
              <w:tcPr>
                <w:tcW w:w="3969" w:type="pct"/>
              </w:tcPr>
            </w:tcPrChange>
          </w:tcPr>
          <w:p w14:paraId="147A15C3" w14:textId="6138306D" w:rsidR="004A17E1" w:rsidRDefault="004A17E1" w:rsidP="00401A2F">
            <w:pPr>
              <w:spacing w:after="0" w:line="240" w:lineRule="auto"/>
            </w:pPr>
            <w:r>
              <w:t>Move towards a piece of food and stand on top of it until it has been completely used</w:t>
            </w:r>
            <w:r w:rsidR="0080082D">
              <w:t>.</w:t>
            </w:r>
          </w:p>
        </w:tc>
      </w:tr>
      <w:tr w:rsidR="004A17E1" w14:paraId="3F1E2D61" w14:textId="77777777" w:rsidTr="00401A2F">
        <w:tc>
          <w:tcPr>
            <w:tcW w:w="1031" w:type="pct"/>
            <w:tcPrChange w:id="159" w:author="Alex Robinson" w:date="2014-03-13T08:50:00Z">
              <w:tcPr>
                <w:tcW w:w="1031" w:type="pct"/>
              </w:tcPr>
            </w:tcPrChange>
          </w:tcPr>
          <w:p w14:paraId="6AAABBF6" w14:textId="36E6343F" w:rsidR="004A17E1" w:rsidRDefault="004A17E1" w:rsidP="00D479BC">
            <w:pPr>
              <w:spacing w:after="0" w:line="240" w:lineRule="auto"/>
            </w:pPr>
            <w:r>
              <w:t>useFood</w:t>
            </w:r>
          </w:p>
        </w:tc>
        <w:tc>
          <w:tcPr>
            <w:tcW w:w="3969" w:type="pct"/>
            <w:tcPrChange w:id="160" w:author="Alex Robinson" w:date="2014-03-13T08:50:00Z">
              <w:tcPr>
                <w:tcW w:w="3969" w:type="pct"/>
              </w:tcPr>
            </w:tcPrChange>
          </w:tcPr>
          <w:p w14:paraId="335AD806" w14:textId="43A6B5D7" w:rsidR="004A17E1" w:rsidRDefault="000D72E3" w:rsidP="00401A2F">
            <w:pPr>
              <w:spacing w:after="0" w:line="240" w:lineRule="auto"/>
            </w:pPr>
            <w:r>
              <w:t>Decide how to use a piece of food e.g. eat the piece of food or carry it</w:t>
            </w:r>
            <w:r w:rsidR="0080082D">
              <w:t>.</w:t>
            </w:r>
          </w:p>
        </w:tc>
      </w:tr>
      <w:tr w:rsidR="004A17E1" w14:paraId="1E729789" w14:textId="77777777" w:rsidTr="00401A2F">
        <w:tc>
          <w:tcPr>
            <w:tcW w:w="1031" w:type="pct"/>
            <w:tcPrChange w:id="161" w:author="Alex Robinson" w:date="2014-03-13T08:50:00Z">
              <w:tcPr>
                <w:tcW w:w="1031" w:type="pct"/>
              </w:tcPr>
            </w:tcPrChange>
          </w:tcPr>
          <w:p w14:paraId="03BFBBDB" w14:textId="386F3219" w:rsidR="004A17E1" w:rsidRDefault="004A17E1" w:rsidP="00D479BC">
            <w:pPr>
              <w:spacing w:after="0" w:line="240" w:lineRule="auto"/>
            </w:pPr>
            <w:r>
              <w:t>scan</w:t>
            </w:r>
          </w:p>
        </w:tc>
        <w:tc>
          <w:tcPr>
            <w:tcW w:w="3969" w:type="pct"/>
            <w:tcPrChange w:id="162" w:author="Alex Robinson" w:date="2014-03-13T08:50:00Z">
              <w:tcPr>
                <w:tcW w:w="3969" w:type="pct"/>
              </w:tcPr>
            </w:tcPrChange>
          </w:tcPr>
          <w:p w14:paraId="4152BEE8" w14:textId="6D9AD6B0" w:rsidR="004A17E1" w:rsidRDefault="000D72E3" w:rsidP="00401A2F">
            <w:pPr>
              <w:spacing w:after="0" w:line="240" w:lineRule="auto"/>
            </w:pPr>
            <w:r>
              <w:t>Scan visible surroundings for items of interest, use this information to populate itemsInView</w:t>
            </w:r>
            <w:r w:rsidR="0080082D">
              <w:t>.</w:t>
            </w:r>
          </w:p>
        </w:tc>
      </w:tr>
      <w:tr w:rsidR="004A17E1" w14:paraId="3DC76F04" w14:textId="77777777" w:rsidTr="00401A2F">
        <w:tc>
          <w:tcPr>
            <w:tcW w:w="1031" w:type="pct"/>
            <w:tcPrChange w:id="163" w:author="Alex Robinson" w:date="2014-03-13T08:50:00Z">
              <w:tcPr>
                <w:tcW w:w="1031" w:type="pct"/>
              </w:tcPr>
            </w:tcPrChange>
          </w:tcPr>
          <w:p w14:paraId="2D2C20A9" w14:textId="1CE1C16D" w:rsidR="004A17E1" w:rsidRDefault="004A17E1" w:rsidP="00D479BC">
            <w:pPr>
              <w:spacing w:after="0" w:line="240" w:lineRule="auto"/>
            </w:pPr>
            <w:r>
              <w:t>smell</w:t>
            </w:r>
          </w:p>
        </w:tc>
        <w:tc>
          <w:tcPr>
            <w:tcW w:w="3969" w:type="pct"/>
            <w:tcPrChange w:id="164" w:author="Alex Robinson" w:date="2014-03-13T08:50:00Z">
              <w:tcPr>
                <w:tcW w:w="3969" w:type="pct"/>
              </w:tcPr>
            </w:tcPrChange>
          </w:tcPr>
          <w:p w14:paraId="0E1B0625" w14:textId="682B191E" w:rsidR="004A17E1" w:rsidRDefault="000D72E3" w:rsidP="00401A2F">
            <w:pPr>
              <w:spacing w:after="0" w:line="240" w:lineRule="auto"/>
            </w:pPr>
            <w:r>
              <w:t>Similar to scan however only detects pheromones in range, populates pheromonesInRange</w:t>
            </w:r>
            <w:r w:rsidR="0080082D">
              <w:t>.</w:t>
            </w:r>
          </w:p>
        </w:tc>
      </w:tr>
      <w:tr w:rsidR="004A17E1" w14:paraId="216E55E3" w14:textId="77777777" w:rsidTr="00401A2F">
        <w:tc>
          <w:tcPr>
            <w:tcW w:w="1031" w:type="pct"/>
            <w:tcPrChange w:id="165" w:author="Alex Robinson" w:date="2014-03-13T08:50:00Z">
              <w:tcPr>
                <w:tcW w:w="1031" w:type="pct"/>
              </w:tcPr>
            </w:tcPrChange>
          </w:tcPr>
          <w:p w14:paraId="26FAC16C" w14:textId="1BC62BFF" w:rsidR="004A17E1" w:rsidRDefault="004A17E1" w:rsidP="00D479BC">
            <w:pPr>
              <w:spacing w:after="0" w:line="240" w:lineRule="auto"/>
            </w:pPr>
            <w:r>
              <w:t>secrete</w:t>
            </w:r>
          </w:p>
        </w:tc>
        <w:tc>
          <w:tcPr>
            <w:tcW w:w="3969" w:type="pct"/>
            <w:tcPrChange w:id="166" w:author="Alex Robinson" w:date="2014-03-13T08:50:00Z">
              <w:tcPr>
                <w:tcW w:w="3969" w:type="pct"/>
              </w:tcPr>
            </w:tcPrChange>
          </w:tcPr>
          <w:p w14:paraId="7E33B9DD" w14:textId="251DC99A" w:rsidR="004A17E1" w:rsidRDefault="000D72E3" w:rsidP="00401A2F">
            <w:pPr>
              <w:spacing w:after="0" w:line="240" w:lineRule="auto"/>
            </w:pPr>
            <w:r>
              <w:t>Secrete a</w:t>
            </w:r>
            <w:r w:rsidR="0080082D">
              <w:t xml:space="preserve"> single</w:t>
            </w:r>
            <w:r>
              <w:t xml:space="preserve"> pheromone</w:t>
            </w:r>
            <w:r w:rsidR="0080082D">
              <w:t xml:space="preserve"> onto the cell the ant is currently standing on top of.</w:t>
            </w:r>
          </w:p>
        </w:tc>
      </w:tr>
      <w:tr w:rsidR="004A17E1" w14:paraId="0C84FEC3" w14:textId="77777777" w:rsidTr="00401A2F">
        <w:tc>
          <w:tcPr>
            <w:tcW w:w="1031" w:type="pct"/>
            <w:tcPrChange w:id="167" w:author="Alex Robinson" w:date="2014-03-13T08:50:00Z">
              <w:tcPr>
                <w:tcW w:w="1031" w:type="pct"/>
              </w:tcPr>
            </w:tcPrChange>
          </w:tcPr>
          <w:p w14:paraId="20E1B005" w14:textId="7B73EE4F" w:rsidR="004A17E1" w:rsidRDefault="000D72E3" w:rsidP="00D479BC">
            <w:pPr>
              <w:spacing w:after="0" w:line="240" w:lineRule="auto"/>
            </w:pPr>
            <w:r>
              <w:t>wonder</w:t>
            </w:r>
          </w:p>
        </w:tc>
        <w:tc>
          <w:tcPr>
            <w:tcW w:w="3969" w:type="pct"/>
            <w:tcPrChange w:id="168" w:author="Alex Robinson" w:date="2014-03-13T08:50:00Z">
              <w:tcPr>
                <w:tcW w:w="3969" w:type="pct"/>
              </w:tcPr>
            </w:tcPrChange>
          </w:tcPr>
          <w:p w14:paraId="3265F56C" w14:textId="02CBEF7E" w:rsidR="004A17E1" w:rsidRDefault="000D72E3" w:rsidP="00401A2F">
            <w:pPr>
              <w:spacing w:after="0" w:line="240" w:lineRule="auto"/>
            </w:pPr>
            <w:r>
              <w:t>Decide how to move the ant e.g. follow a pheromone trial or wonder randomly</w:t>
            </w:r>
            <w:r w:rsidR="0080082D">
              <w:t>.</w:t>
            </w:r>
          </w:p>
        </w:tc>
      </w:tr>
      <w:tr w:rsidR="004A17E1" w14:paraId="0B00247F" w14:textId="77777777" w:rsidTr="00401A2F">
        <w:tc>
          <w:tcPr>
            <w:tcW w:w="1031" w:type="pct"/>
            <w:tcPrChange w:id="169" w:author="Alex Robinson" w:date="2014-03-13T08:50:00Z">
              <w:tcPr>
                <w:tcW w:w="1031" w:type="pct"/>
              </w:tcPr>
            </w:tcPrChange>
          </w:tcPr>
          <w:p w14:paraId="652E401A" w14:textId="3D6C2628" w:rsidR="004A17E1" w:rsidRDefault="004A17E1" w:rsidP="00D479BC">
            <w:pPr>
              <w:spacing w:after="0" w:line="240" w:lineRule="auto"/>
            </w:pPr>
            <w:r>
              <w:t>move</w:t>
            </w:r>
          </w:p>
        </w:tc>
        <w:tc>
          <w:tcPr>
            <w:tcW w:w="3969" w:type="pct"/>
            <w:tcPrChange w:id="170" w:author="Alex Robinson" w:date="2014-03-13T08:50:00Z">
              <w:tcPr>
                <w:tcW w:w="3969" w:type="pct"/>
              </w:tcPr>
            </w:tcPrChange>
          </w:tcPr>
          <w:p w14:paraId="444AF75B" w14:textId="64AF6061" w:rsidR="004A17E1" w:rsidRDefault="000D72E3" w:rsidP="00401A2F">
            <w:pPr>
              <w:spacing w:after="0" w:line="240" w:lineRule="auto"/>
            </w:pPr>
            <w:r>
              <w:t>Move the ant a certain distance in the distance the ant is facing</w:t>
            </w:r>
            <w:r w:rsidR="0080082D">
              <w:t>.</w:t>
            </w:r>
          </w:p>
        </w:tc>
      </w:tr>
      <w:tr w:rsidR="004A17E1" w14:paraId="7D0596E6" w14:textId="77777777" w:rsidTr="00401A2F">
        <w:tc>
          <w:tcPr>
            <w:tcW w:w="1031" w:type="pct"/>
            <w:tcPrChange w:id="171" w:author="Alex Robinson" w:date="2014-03-13T08:50:00Z">
              <w:tcPr>
                <w:tcW w:w="1031" w:type="pct"/>
              </w:tcPr>
            </w:tcPrChange>
          </w:tcPr>
          <w:p w14:paraId="1F84C5B9" w14:textId="790091FD" w:rsidR="004A17E1" w:rsidRDefault="004A17E1" w:rsidP="00D479BC">
            <w:pPr>
              <w:spacing w:after="0" w:line="240" w:lineRule="auto"/>
            </w:pPr>
            <w:r>
              <w:t>die</w:t>
            </w:r>
          </w:p>
        </w:tc>
        <w:tc>
          <w:tcPr>
            <w:tcW w:w="3969" w:type="pct"/>
            <w:tcPrChange w:id="172" w:author="Alex Robinson" w:date="2014-03-13T08:50:00Z">
              <w:tcPr>
                <w:tcW w:w="3969" w:type="pct"/>
              </w:tcPr>
            </w:tcPrChange>
          </w:tcPr>
          <w:p w14:paraId="3D36DE94" w14:textId="37115E81" w:rsidR="004A17E1" w:rsidRDefault="000D72E3" w:rsidP="00401A2F">
            <w:pPr>
              <w:spacing w:after="0" w:line="240" w:lineRule="auto"/>
            </w:pPr>
            <w:r>
              <w:t>Kill the ant and remove it from the simulation</w:t>
            </w:r>
            <w:r w:rsidR="0080082D">
              <w:t>.</w:t>
            </w:r>
          </w:p>
        </w:tc>
      </w:tr>
    </w:tbl>
    <w:p w14:paraId="3460DA40" w14:textId="0C49A163" w:rsidR="008D7810" w:rsidRPr="006B6259" w:rsidRDefault="003D0001" w:rsidP="008D7810">
      <w:r w:rsidRPr="003D0001">
        <w:rPr>
          <w:noProof/>
          <w:lang w:eastAsia="en-GB"/>
        </w:rPr>
        <w:drawing>
          <wp:anchor distT="0" distB="0" distL="114300" distR="114300" simplePos="0" relativeHeight="251699712" behindDoc="0" locked="0" layoutInCell="1" allowOverlap="1" wp14:anchorId="4A9E9B8A" wp14:editId="7494A8BC">
            <wp:simplePos x="0" y="0"/>
            <wp:positionH relativeFrom="margin">
              <wp:align>center</wp:align>
            </wp:positionH>
            <wp:positionV relativeFrom="paragraph">
              <wp:posOffset>262255</wp:posOffset>
            </wp:positionV>
            <wp:extent cx="4438650" cy="1543685"/>
            <wp:effectExtent l="0" t="0" r="0" b="0"/>
            <wp:wrapTopAndBottom/>
            <wp:docPr id="11" name="Picture 11" descr="C:\Dropbox\projects\Ant-Simulation\writeup\assests\Maintainance\Ant structure\Ant structur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Dropbox\projects\Ant-Simulation\writeup\assests\Maintainance\Ant structure\Ant structure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8650" cy="1543685"/>
                    </a:xfrm>
                    <a:prstGeom prst="rect">
                      <a:avLst/>
                    </a:prstGeom>
                    <a:noFill/>
                    <a:ln>
                      <a:noFill/>
                    </a:ln>
                  </pic:spPr>
                </pic:pic>
              </a:graphicData>
            </a:graphic>
          </wp:anchor>
        </w:drawing>
      </w:r>
    </w:p>
    <w:p w14:paraId="5747A614" w14:textId="480F4151" w:rsidR="003D0001" w:rsidRDefault="003D0001" w:rsidP="006D3982">
      <w:pPr>
        <w:pStyle w:val="Heading3"/>
      </w:pPr>
    </w:p>
    <w:p w14:paraId="58CF9ACC" w14:textId="2B8D6626" w:rsidR="00F57BB5" w:rsidRDefault="00F57BB5" w:rsidP="006D3982">
      <w:pPr>
        <w:pStyle w:val="Heading3"/>
      </w:pPr>
      <w:r>
        <w:t>Worker</w:t>
      </w:r>
    </w:p>
    <w:p w14:paraId="315A6F0F" w14:textId="54473A4E" w:rsidR="00C66992" w:rsidRDefault="00C66992" w:rsidP="00C66992">
      <w:r>
        <w:t>A worker ant is a sp</w:t>
      </w:r>
      <w:r w:rsidR="0004265B">
        <w:t>ecific type of ant, its purpose is</w:t>
      </w:r>
      <w:r>
        <w:t xml:space="preserve"> to find, collect and deposit food </w:t>
      </w:r>
      <w:r w:rsidR="0004265B">
        <w:t>to</w:t>
      </w:r>
      <w:r>
        <w:t xml:space="preserve"> the nest. Because of this the worker ant must be able to perform the following actions:</w:t>
      </w:r>
    </w:p>
    <w:p w14:paraId="3DA43AEA" w14:textId="6BCEA5E1" w:rsidR="00C66992" w:rsidRPr="00C66992" w:rsidRDefault="00C66992" w:rsidP="00E357D0">
      <w:pPr>
        <w:pStyle w:val="ListParagraph"/>
        <w:numPr>
          <w:ilvl w:val="0"/>
          <w:numId w:val="35"/>
        </w:numPr>
        <w:rPr>
          <w:b/>
        </w:rPr>
      </w:pPr>
      <w:r w:rsidRPr="00C66992">
        <w:rPr>
          <w:b/>
        </w:rPr>
        <w:t>Determine if it can carry food</w:t>
      </w:r>
      <w:r w:rsidR="0004265B">
        <w:rPr>
          <w:b/>
        </w:rPr>
        <w:t xml:space="preserve"> – </w:t>
      </w:r>
      <w:r w:rsidR="0004265B">
        <w:t>Does the ant have enough room to carry extra food</w:t>
      </w:r>
    </w:p>
    <w:p w14:paraId="5A7C98E4" w14:textId="2E62ED9E" w:rsidR="00C66992" w:rsidRPr="00F42F79" w:rsidRDefault="00C66992" w:rsidP="00C66992">
      <w:pPr>
        <w:pStyle w:val="ListParagraph"/>
        <w:numPr>
          <w:ilvl w:val="0"/>
          <w:numId w:val="35"/>
        </w:numPr>
        <w:rPr>
          <w:b/>
        </w:rPr>
      </w:pPr>
      <w:r w:rsidRPr="00C66992">
        <w:rPr>
          <w:b/>
        </w:rPr>
        <w:t>Deposit food</w:t>
      </w:r>
      <w:r w:rsidR="00566D88">
        <w:rPr>
          <w:b/>
        </w:rPr>
        <w:t xml:space="preserve"> – </w:t>
      </w:r>
      <w:r w:rsidR="00566D88">
        <w:t>Navigate to the nest and drop food at the nest</w:t>
      </w:r>
    </w:p>
    <w:p w14:paraId="61D058E6" w14:textId="77777777" w:rsidR="00867208" w:rsidRDefault="00867208" w:rsidP="00867208">
      <w:pPr>
        <w:pStyle w:val="ListParagraph"/>
        <w:ind w:left="0"/>
      </w:pPr>
    </w:p>
    <w:p w14:paraId="10EF5071" w14:textId="77777777" w:rsidR="00867208" w:rsidRDefault="00867208" w:rsidP="00867208">
      <w:pPr>
        <w:pStyle w:val="ListParagraph"/>
        <w:ind w:left="0"/>
      </w:pPr>
      <w:r w:rsidRPr="00867208">
        <w:t xml:space="preserve">The </w:t>
      </w:r>
      <w:r>
        <w:t>worker</w:t>
      </w:r>
      <w:r w:rsidRPr="00867208">
        <w:t xml:space="preserve"> class: </w:t>
      </w:r>
    </w:p>
    <w:p w14:paraId="47EDAD35" w14:textId="77777777" w:rsidR="00867208" w:rsidRPr="00867208" w:rsidRDefault="00867208" w:rsidP="00867208">
      <w:pPr>
        <w:pStyle w:val="ListParagraph"/>
        <w:ind w:left="0"/>
      </w:pPr>
      <w:r w:rsidRPr="00867208">
        <w:rPr>
          <w:i/>
        </w:rPr>
        <w:t>Note</w:t>
      </w:r>
      <w:r w:rsidRPr="00867208">
        <w:t>: inherits from Ant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73" w:author="Alex Robinson" w:date="2014-03-13T08:50: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632"/>
        <w:gridCol w:w="6430"/>
        <w:tblGridChange w:id="174">
          <w:tblGrid>
            <w:gridCol w:w="2697"/>
            <w:gridCol w:w="6591"/>
          </w:tblGrid>
        </w:tblGridChange>
      </w:tblGrid>
      <w:tr w:rsidR="00A642B7" w:rsidRPr="000A48C8" w14:paraId="0065F1D8" w14:textId="77777777" w:rsidTr="00D97E8F">
        <w:tc>
          <w:tcPr>
            <w:tcW w:w="1452" w:type="pct"/>
            <w:tcPrChange w:id="175" w:author="Alex Robinson" w:date="2014-03-13T08:50:00Z">
              <w:tcPr>
                <w:tcW w:w="1452" w:type="pct"/>
              </w:tcPr>
            </w:tcPrChange>
          </w:tcPr>
          <w:p w14:paraId="041A9FE7" w14:textId="77777777" w:rsidR="00A642B7" w:rsidRPr="000A48C8" w:rsidRDefault="00A642B7" w:rsidP="00A642B7">
            <w:pPr>
              <w:spacing w:after="0" w:line="240" w:lineRule="auto"/>
              <w:rPr>
                <w:b/>
              </w:rPr>
            </w:pPr>
            <w:r w:rsidRPr="000A48C8">
              <w:rPr>
                <w:b/>
              </w:rPr>
              <w:t>Properties</w:t>
            </w:r>
          </w:p>
        </w:tc>
        <w:tc>
          <w:tcPr>
            <w:tcW w:w="3548" w:type="pct"/>
            <w:tcPrChange w:id="176" w:author="Alex Robinson" w:date="2014-03-13T08:50:00Z">
              <w:tcPr>
                <w:tcW w:w="3548" w:type="pct"/>
              </w:tcPr>
            </w:tcPrChange>
          </w:tcPr>
          <w:p w14:paraId="0C7505A3" w14:textId="77777777" w:rsidR="00A642B7" w:rsidRPr="000A48C8" w:rsidRDefault="00A642B7" w:rsidP="00A642B7">
            <w:pPr>
              <w:spacing w:after="0" w:line="240" w:lineRule="auto"/>
              <w:rPr>
                <w:b/>
              </w:rPr>
            </w:pPr>
            <w:r w:rsidRPr="000A48C8">
              <w:rPr>
                <w:b/>
              </w:rPr>
              <w:t>Description</w:t>
            </w:r>
          </w:p>
        </w:tc>
      </w:tr>
      <w:tr w:rsidR="00A642B7" w:rsidRPr="000A48C8" w14:paraId="0478EADA" w14:textId="77777777" w:rsidTr="00D97E8F">
        <w:tc>
          <w:tcPr>
            <w:tcW w:w="1452" w:type="pct"/>
            <w:tcPrChange w:id="177" w:author="Alex Robinson" w:date="2014-03-13T08:50:00Z">
              <w:tcPr>
                <w:tcW w:w="1452" w:type="pct"/>
              </w:tcPr>
            </w:tcPrChange>
          </w:tcPr>
          <w:p w14:paraId="61FBA4B6" w14:textId="77777777" w:rsidR="00A642B7" w:rsidRPr="000A48C8" w:rsidRDefault="00A642B7" w:rsidP="00A642B7">
            <w:pPr>
              <w:spacing w:after="0" w:line="240" w:lineRule="auto"/>
            </w:pPr>
            <w:r w:rsidRPr="000A48C8">
              <w:t>Carrying [integer]</w:t>
            </w:r>
          </w:p>
        </w:tc>
        <w:tc>
          <w:tcPr>
            <w:tcW w:w="3548" w:type="pct"/>
            <w:tcPrChange w:id="178" w:author="Alex Robinson" w:date="2014-03-13T08:50:00Z">
              <w:tcPr>
                <w:tcW w:w="3548" w:type="pct"/>
              </w:tcPr>
            </w:tcPrChange>
          </w:tcPr>
          <w:p w14:paraId="0DEAD1A2" w14:textId="77777777" w:rsidR="00A642B7" w:rsidRPr="000A48C8" w:rsidRDefault="00A642B7" w:rsidP="00A642B7">
            <w:pPr>
              <w:spacing w:after="0" w:line="240" w:lineRule="auto"/>
            </w:pPr>
            <w:r w:rsidRPr="000A48C8">
              <w:t>The amount of food the ant is carrying.</w:t>
            </w:r>
          </w:p>
        </w:tc>
      </w:tr>
      <w:tr w:rsidR="00A642B7" w:rsidRPr="000A48C8" w14:paraId="168219C6" w14:textId="77777777" w:rsidTr="00D97E8F">
        <w:tc>
          <w:tcPr>
            <w:tcW w:w="1452" w:type="pct"/>
            <w:tcPrChange w:id="179" w:author="Alex Robinson" w:date="2014-03-13T08:50:00Z">
              <w:tcPr>
                <w:tcW w:w="1452" w:type="pct"/>
              </w:tcPr>
            </w:tcPrChange>
          </w:tcPr>
          <w:p w14:paraId="2DD66D1C" w14:textId="77777777" w:rsidR="00A642B7" w:rsidRPr="000A48C8" w:rsidRDefault="00A642B7" w:rsidP="00A642B7">
            <w:pPr>
              <w:spacing w:after="0" w:line="240" w:lineRule="auto"/>
            </w:pPr>
            <w:r w:rsidRPr="000A48C8">
              <w:t>carringThreshold [integer]</w:t>
            </w:r>
          </w:p>
        </w:tc>
        <w:tc>
          <w:tcPr>
            <w:tcW w:w="3548" w:type="pct"/>
            <w:tcPrChange w:id="180" w:author="Alex Robinson" w:date="2014-03-13T08:50:00Z">
              <w:tcPr>
                <w:tcW w:w="3548" w:type="pct"/>
              </w:tcPr>
            </w:tcPrChange>
          </w:tcPr>
          <w:p w14:paraId="1624A2B1" w14:textId="77777777" w:rsidR="00A642B7" w:rsidRPr="000A48C8" w:rsidRDefault="00A642B7" w:rsidP="00A642B7">
            <w:pPr>
              <w:spacing w:after="0" w:line="240" w:lineRule="auto"/>
            </w:pPr>
            <w:r w:rsidRPr="000A48C8">
              <w:t>The threshold above which the ant will return to the nest and deposit food, if it cannot see any more.</w:t>
            </w:r>
          </w:p>
        </w:tc>
      </w:tr>
    </w:tbl>
    <w:p w14:paraId="1823809F" w14:textId="77777777" w:rsidR="00A642B7" w:rsidRDefault="00A642B7" w:rsidP="00A642B7">
      <w:pPr>
        <w:pStyle w:val="ListParagraph"/>
        <w:ind w:left="0"/>
        <w:rPr>
          <w:b/>
        </w:rPr>
      </w:pPr>
    </w:p>
    <w:tbl>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181" w:author="Alex Robinson" w:date="2014-03-13T08:50:00Z">
          <w:tblPr>
            <w:tblW w:w="501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553"/>
        <w:gridCol w:w="1277"/>
        <w:gridCol w:w="6263"/>
        <w:tblGridChange w:id="182">
          <w:tblGrid>
            <w:gridCol w:w="1591"/>
            <w:gridCol w:w="1309"/>
            <w:gridCol w:w="6420"/>
          </w:tblGrid>
        </w:tblGridChange>
      </w:tblGrid>
      <w:tr w:rsidR="00A642B7" w:rsidRPr="000A48C8" w14:paraId="528550C0" w14:textId="77777777" w:rsidTr="00D97E8F">
        <w:tc>
          <w:tcPr>
            <w:tcW w:w="854" w:type="pct"/>
            <w:tcPrChange w:id="183" w:author="Alex Robinson" w:date="2014-03-13T08:50:00Z">
              <w:tcPr>
                <w:tcW w:w="854" w:type="pct"/>
              </w:tcPr>
            </w:tcPrChange>
          </w:tcPr>
          <w:p w14:paraId="250A1660" w14:textId="77777777" w:rsidR="00A642B7" w:rsidRPr="000A48C8" w:rsidRDefault="00A642B7" w:rsidP="00A642B7">
            <w:pPr>
              <w:spacing w:after="0" w:line="240" w:lineRule="auto"/>
              <w:rPr>
                <w:b/>
              </w:rPr>
            </w:pPr>
            <w:r w:rsidRPr="000A48C8">
              <w:rPr>
                <w:b/>
              </w:rPr>
              <w:t>Method</w:t>
            </w:r>
          </w:p>
        </w:tc>
        <w:tc>
          <w:tcPr>
            <w:tcW w:w="702" w:type="pct"/>
            <w:tcPrChange w:id="184" w:author="Alex Robinson" w:date="2014-03-13T08:50:00Z">
              <w:tcPr>
                <w:tcW w:w="702" w:type="pct"/>
              </w:tcPr>
            </w:tcPrChange>
          </w:tcPr>
          <w:p w14:paraId="0F0926B6" w14:textId="77777777" w:rsidR="00A642B7" w:rsidRPr="000A48C8" w:rsidRDefault="00A642B7" w:rsidP="00A642B7">
            <w:pPr>
              <w:spacing w:after="0" w:line="240" w:lineRule="auto"/>
              <w:rPr>
                <w:b/>
              </w:rPr>
            </w:pPr>
            <w:r w:rsidRPr="000A48C8">
              <w:rPr>
                <w:b/>
              </w:rPr>
              <w:t>Parameters</w:t>
            </w:r>
          </w:p>
        </w:tc>
        <w:tc>
          <w:tcPr>
            <w:tcW w:w="3444" w:type="pct"/>
            <w:tcPrChange w:id="185" w:author="Alex Robinson" w:date="2014-03-13T08:50:00Z">
              <w:tcPr>
                <w:tcW w:w="3444" w:type="pct"/>
              </w:tcPr>
            </w:tcPrChange>
          </w:tcPr>
          <w:p w14:paraId="6D1ED2AE" w14:textId="77777777" w:rsidR="00A642B7" w:rsidRPr="000A48C8" w:rsidRDefault="00A642B7" w:rsidP="00A642B7">
            <w:pPr>
              <w:spacing w:after="0" w:line="240" w:lineRule="auto"/>
              <w:rPr>
                <w:b/>
              </w:rPr>
            </w:pPr>
            <w:r w:rsidRPr="000A48C8">
              <w:rPr>
                <w:b/>
              </w:rPr>
              <w:t>Description</w:t>
            </w:r>
          </w:p>
        </w:tc>
      </w:tr>
      <w:tr w:rsidR="00A642B7" w:rsidRPr="000A48C8" w14:paraId="2075AB49" w14:textId="77777777" w:rsidTr="00D97E8F">
        <w:tc>
          <w:tcPr>
            <w:tcW w:w="854" w:type="pct"/>
            <w:tcPrChange w:id="186" w:author="Alex Robinson" w:date="2014-03-13T08:50:00Z">
              <w:tcPr>
                <w:tcW w:w="854" w:type="pct"/>
              </w:tcPr>
            </w:tcPrChange>
          </w:tcPr>
          <w:p w14:paraId="5F77B32F" w14:textId="77777777" w:rsidR="00A642B7" w:rsidRPr="000A48C8" w:rsidRDefault="00A642B7" w:rsidP="00A642B7">
            <w:pPr>
              <w:spacing w:after="0" w:line="240" w:lineRule="auto"/>
            </w:pPr>
            <w:r w:rsidRPr="000A48C8">
              <w:t>canCarry</w:t>
            </w:r>
          </w:p>
        </w:tc>
        <w:tc>
          <w:tcPr>
            <w:tcW w:w="702" w:type="pct"/>
            <w:tcPrChange w:id="187" w:author="Alex Robinson" w:date="2014-03-13T08:50:00Z">
              <w:tcPr>
                <w:tcW w:w="702" w:type="pct"/>
              </w:tcPr>
            </w:tcPrChange>
          </w:tcPr>
          <w:p w14:paraId="0E21FF53" w14:textId="77777777" w:rsidR="00A642B7" w:rsidRPr="000A48C8" w:rsidRDefault="00A642B7" w:rsidP="00A642B7">
            <w:pPr>
              <w:spacing w:after="0" w:line="240" w:lineRule="auto"/>
            </w:pPr>
            <w:r w:rsidRPr="000A48C8">
              <w:t>N/A</w:t>
            </w:r>
          </w:p>
        </w:tc>
        <w:tc>
          <w:tcPr>
            <w:tcW w:w="3444" w:type="pct"/>
            <w:tcPrChange w:id="188" w:author="Alex Robinson" w:date="2014-03-13T08:50:00Z">
              <w:tcPr>
                <w:tcW w:w="3444" w:type="pct"/>
              </w:tcPr>
            </w:tcPrChange>
          </w:tcPr>
          <w:p w14:paraId="494CC02F" w14:textId="77777777" w:rsidR="00A642B7" w:rsidRPr="000A48C8" w:rsidRDefault="00A642B7" w:rsidP="00A642B7">
            <w:pPr>
              <w:spacing w:after="0" w:line="240" w:lineRule="auto"/>
            </w:pPr>
            <w:r w:rsidRPr="000A48C8">
              <w:t>Determines if an ant can carry food or not.</w:t>
            </w:r>
          </w:p>
        </w:tc>
      </w:tr>
      <w:tr w:rsidR="00A642B7" w:rsidRPr="000A48C8" w14:paraId="2B619A1A" w14:textId="77777777" w:rsidTr="00D97E8F">
        <w:tc>
          <w:tcPr>
            <w:tcW w:w="854" w:type="pct"/>
            <w:tcPrChange w:id="189" w:author="Alex Robinson" w:date="2014-03-13T08:50:00Z">
              <w:tcPr>
                <w:tcW w:w="854" w:type="pct"/>
              </w:tcPr>
            </w:tcPrChange>
          </w:tcPr>
          <w:p w14:paraId="5D38CBAF" w14:textId="77777777" w:rsidR="00A642B7" w:rsidRPr="000A48C8" w:rsidRDefault="00A642B7" w:rsidP="00A642B7">
            <w:pPr>
              <w:spacing w:after="0" w:line="240" w:lineRule="auto"/>
            </w:pPr>
            <w:r w:rsidRPr="000A48C8">
              <w:t>depositeFood</w:t>
            </w:r>
          </w:p>
        </w:tc>
        <w:tc>
          <w:tcPr>
            <w:tcW w:w="702" w:type="pct"/>
            <w:tcPrChange w:id="190" w:author="Alex Robinson" w:date="2014-03-13T08:50:00Z">
              <w:tcPr>
                <w:tcW w:w="702" w:type="pct"/>
              </w:tcPr>
            </w:tcPrChange>
          </w:tcPr>
          <w:p w14:paraId="66EAF34E" w14:textId="77777777" w:rsidR="00A642B7" w:rsidRPr="000A48C8" w:rsidRDefault="00A642B7" w:rsidP="00A642B7">
            <w:pPr>
              <w:spacing w:after="0" w:line="240" w:lineRule="auto"/>
            </w:pPr>
            <w:r w:rsidRPr="000A48C8">
              <w:t>N/A</w:t>
            </w:r>
          </w:p>
        </w:tc>
        <w:tc>
          <w:tcPr>
            <w:tcW w:w="3444" w:type="pct"/>
            <w:tcPrChange w:id="191" w:author="Alex Robinson" w:date="2014-03-13T08:50:00Z">
              <w:tcPr>
                <w:tcW w:w="3444" w:type="pct"/>
              </w:tcPr>
            </w:tcPrChange>
          </w:tcPr>
          <w:p w14:paraId="5E84E567" w14:textId="77777777" w:rsidR="00A642B7" w:rsidRPr="000A48C8" w:rsidRDefault="00A642B7" w:rsidP="00A642B7">
            <w:pPr>
              <w:spacing w:after="0" w:line="240" w:lineRule="auto"/>
            </w:pPr>
            <w:r w:rsidRPr="000A48C8">
              <w:t>Navigates towards the nest, stands on top of it and drops food.</w:t>
            </w:r>
          </w:p>
        </w:tc>
      </w:tr>
      <w:tr w:rsidR="00A642B7" w:rsidRPr="000A48C8" w14:paraId="5D5F387A" w14:textId="77777777" w:rsidTr="00D97E8F">
        <w:tc>
          <w:tcPr>
            <w:tcW w:w="854" w:type="pct"/>
            <w:tcPrChange w:id="192" w:author="Alex Robinson" w:date="2014-03-13T08:50:00Z">
              <w:tcPr>
                <w:tcW w:w="854" w:type="pct"/>
              </w:tcPr>
            </w:tcPrChange>
          </w:tcPr>
          <w:p w14:paraId="5A61B0AF" w14:textId="77777777" w:rsidR="00A642B7" w:rsidRPr="000A48C8" w:rsidRDefault="00A642B7" w:rsidP="00A642B7">
            <w:pPr>
              <w:spacing w:after="0" w:line="240" w:lineRule="auto"/>
            </w:pPr>
            <w:r w:rsidRPr="000A48C8">
              <w:lastRenderedPageBreak/>
              <w:t>dropFood</w:t>
            </w:r>
          </w:p>
        </w:tc>
        <w:tc>
          <w:tcPr>
            <w:tcW w:w="702" w:type="pct"/>
            <w:tcPrChange w:id="193" w:author="Alex Robinson" w:date="2014-03-13T08:50:00Z">
              <w:tcPr>
                <w:tcW w:w="702" w:type="pct"/>
              </w:tcPr>
            </w:tcPrChange>
          </w:tcPr>
          <w:p w14:paraId="70C41039" w14:textId="77777777" w:rsidR="00A642B7" w:rsidRPr="000A48C8" w:rsidRDefault="00A642B7" w:rsidP="00A642B7">
            <w:pPr>
              <w:spacing w:after="0" w:line="240" w:lineRule="auto"/>
            </w:pPr>
            <w:r w:rsidRPr="000A48C8">
              <w:t>N/A</w:t>
            </w:r>
          </w:p>
        </w:tc>
        <w:tc>
          <w:tcPr>
            <w:tcW w:w="3444" w:type="pct"/>
            <w:tcPrChange w:id="194" w:author="Alex Robinson" w:date="2014-03-13T08:50:00Z">
              <w:tcPr>
                <w:tcW w:w="3444" w:type="pct"/>
              </w:tcPr>
            </w:tcPrChange>
          </w:tcPr>
          <w:p w14:paraId="2CAF5511" w14:textId="77777777" w:rsidR="00A642B7" w:rsidRPr="000A48C8" w:rsidRDefault="00A642B7" w:rsidP="00A642B7">
            <w:pPr>
              <w:spacing w:after="0" w:line="240" w:lineRule="auto"/>
            </w:pPr>
            <w:r w:rsidRPr="000A48C8">
              <w:t>Drops a single piece of food</w:t>
            </w:r>
          </w:p>
        </w:tc>
      </w:tr>
      <w:tr w:rsidR="00A642B7" w:rsidRPr="000A48C8" w14:paraId="6D4CAF87" w14:textId="77777777" w:rsidTr="00D97E8F">
        <w:tc>
          <w:tcPr>
            <w:tcW w:w="854" w:type="pct"/>
            <w:tcPrChange w:id="195" w:author="Alex Robinson" w:date="2014-03-13T08:50:00Z">
              <w:tcPr>
                <w:tcW w:w="854" w:type="pct"/>
              </w:tcPr>
            </w:tcPrChange>
          </w:tcPr>
          <w:p w14:paraId="29068F37" w14:textId="77777777" w:rsidR="00A642B7" w:rsidRPr="000A48C8" w:rsidRDefault="00A642B7" w:rsidP="00A642B7">
            <w:pPr>
              <w:spacing w:after="0" w:line="240" w:lineRule="auto"/>
            </w:pPr>
            <w:r w:rsidRPr="000A48C8">
              <w:t>useFood</w:t>
            </w:r>
          </w:p>
        </w:tc>
        <w:tc>
          <w:tcPr>
            <w:tcW w:w="702" w:type="pct"/>
            <w:tcPrChange w:id="196" w:author="Alex Robinson" w:date="2014-03-13T08:50:00Z">
              <w:tcPr>
                <w:tcW w:w="702" w:type="pct"/>
              </w:tcPr>
            </w:tcPrChange>
          </w:tcPr>
          <w:p w14:paraId="7BB10439" w14:textId="77777777" w:rsidR="00A642B7" w:rsidRPr="000A48C8" w:rsidRDefault="00A642B7" w:rsidP="00A642B7">
            <w:pPr>
              <w:spacing w:after="0" w:line="240" w:lineRule="auto"/>
            </w:pPr>
            <w:r w:rsidRPr="000A48C8">
              <w:t>N/A</w:t>
            </w:r>
          </w:p>
        </w:tc>
        <w:tc>
          <w:tcPr>
            <w:tcW w:w="3444" w:type="pct"/>
            <w:tcPrChange w:id="197" w:author="Alex Robinson" w:date="2014-03-13T08:50:00Z">
              <w:tcPr>
                <w:tcW w:w="3444" w:type="pct"/>
              </w:tcPr>
            </w:tcPrChange>
          </w:tcPr>
          <w:p w14:paraId="50FBF757" w14:textId="77777777" w:rsidR="00A642B7" w:rsidRPr="000A48C8" w:rsidRDefault="00A642B7" w:rsidP="00A642B7">
            <w:pPr>
              <w:spacing w:after="0" w:line="240" w:lineRule="auto"/>
            </w:pPr>
            <w:r w:rsidRPr="000A48C8">
              <w:t>Determines the best use for food i.e. eat the food or carry the food.</w:t>
            </w:r>
          </w:p>
        </w:tc>
      </w:tr>
      <w:tr w:rsidR="00A642B7" w:rsidRPr="000A48C8" w14:paraId="2AAE2BAF" w14:textId="77777777" w:rsidTr="00D97E8F">
        <w:tc>
          <w:tcPr>
            <w:tcW w:w="854" w:type="pct"/>
            <w:tcPrChange w:id="198" w:author="Alex Robinson" w:date="2014-03-13T08:50:00Z">
              <w:tcPr>
                <w:tcW w:w="854" w:type="pct"/>
              </w:tcPr>
            </w:tcPrChange>
          </w:tcPr>
          <w:p w14:paraId="31F6AF9A" w14:textId="77777777" w:rsidR="00A642B7" w:rsidRPr="000A48C8" w:rsidRDefault="00A642B7" w:rsidP="00A642B7">
            <w:pPr>
              <w:spacing w:after="0" w:line="240" w:lineRule="auto"/>
            </w:pPr>
            <w:r w:rsidRPr="000A48C8">
              <w:t>doTask</w:t>
            </w:r>
          </w:p>
        </w:tc>
        <w:tc>
          <w:tcPr>
            <w:tcW w:w="702" w:type="pct"/>
            <w:tcPrChange w:id="199" w:author="Alex Robinson" w:date="2014-03-13T08:50:00Z">
              <w:tcPr>
                <w:tcW w:w="702" w:type="pct"/>
              </w:tcPr>
            </w:tcPrChange>
          </w:tcPr>
          <w:p w14:paraId="5FBB6D9A" w14:textId="77777777" w:rsidR="00A642B7" w:rsidRPr="000A48C8" w:rsidRDefault="00A642B7" w:rsidP="00A642B7">
            <w:pPr>
              <w:spacing w:after="0" w:line="240" w:lineRule="auto"/>
            </w:pPr>
            <w:r w:rsidRPr="000A48C8">
              <w:t>N/A</w:t>
            </w:r>
          </w:p>
        </w:tc>
        <w:tc>
          <w:tcPr>
            <w:tcW w:w="3444" w:type="pct"/>
            <w:tcPrChange w:id="200" w:author="Alex Robinson" w:date="2014-03-13T08:50:00Z">
              <w:tcPr>
                <w:tcW w:w="3444" w:type="pct"/>
              </w:tcPr>
            </w:tcPrChange>
          </w:tcPr>
          <w:p w14:paraId="346891CD" w14:textId="77777777" w:rsidR="00A642B7" w:rsidRPr="000A48C8" w:rsidRDefault="00A642B7" w:rsidP="00A642B7">
            <w:pPr>
              <w:spacing w:after="0" w:line="240" w:lineRule="auto"/>
            </w:pPr>
            <w:r w:rsidRPr="000A48C8">
              <w:t>Performs the actions required to complete the current goal.</w:t>
            </w:r>
          </w:p>
        </w:tc>
      </w:tr>
      <w:tr w:rsidR="00A642B7" w:rsidRPr="000A48C8" w14:paraId="5D75A447" w14:textId="77777777" w:rsidTr="00D97E8F">
        <w:tc>
          <w:tcPr>
            <w:tcW w:w="854" w:type="pct"/>
            <w:tcPrChange w:id="201" w:author="Alex Robinson" w:date="2014-03-13T08:50:00Z">
              <w:tcPr>
                <w:tcW w:w="854" w:type="pct"/>
              </w:tcPr>
            </w:tcPrChange>
          </w:tcPr>
          <w:p w14:paraId="76CE939D" w14:textId="77777777" w:rsidR="00A642B7" w:rsidRPr="000A48C8" w:rsidRDefault="00A642B7" w:rsidP="00A642B7">
            <w:pPr>
              <w:spacing w:after="0" w:line="240" w:lineRule="auto"/>
            </w:pPr>
            <w:r w:rsidRPr="000A48C8">
              <w:t>updateGoal</w:t>
            </w:r>
          </w:p>
        </w:tc>
        <w:tc>
          <w:tcPr>
            <w:tcW w:w="702" w:type="pct"/>
            <w:tcPrChange w:id="202" w:author="Alex Robinson" w:date="2014-03-13T08:50:00Z">
              <w:tcPr>
                <w:tcW w:w="702" w:type="pct"/>
              </w:tcPr>
            </w:tcPrChange>
          </w:tcPr>
          <w:p w14:paraId="6E01F355" w14:textId="77777777" w:rsidR="00A642B7" w:rsidRPr="000A48C8" w:rsidRDefault="00A642B7" w:rsidP="00A642B7">
            <w:pPr>
              <w:spacing w:after="0" w:line="240" w:lineRule="auto"/>
            </w:pPr>
            <w:r w:rsidRPr="000A48C8">
              <w:t>N/A</w:t>
            </w:r>
          </w:p>
        </w:tc>
        <w:tc>
          <w:tcPr>
            <w:tcW w:w="3444" w:type="pct"/>
            <w:tcPrChange w:id="203" w:author="Alex Robinson" w:date="2014-03-13T08:50:00Z">
              <w:tcPr>
                <w:tcW w:w="3444" w:type="pct"/>
              </w:tcPr>
            </w:tcPrChange>
          </w:tcPr>
          <w:p w14:paraId="5BE0E31D" w14:textId="77777777" w:rsidR="00A642B7" w:rsidRPr="000A48C8" w:rsidRDefault="00A642B7" w:rsidP="00A642B7">
            <w:pPr>
              <w:spacing w:after="0" w:line="240" w:lineRule="auto"/>
            </w:pPr>
            <w:r w:rsidRPr="000A48C8">
              <w:t>Determines the current goal of the ant.</w:t>
            </w:r>
          </w:p>
        </w:tc>
      </w:tr>
      <w:tr w:rsidR="00A642B7" w:rsidRPr="000A48C8" w14:paraId="5DD000FB" w14:textId="77777777" w:rsidTr="00D97E8F">
        <w:tc>
          <w:tcPr>
            <w:tcW w:w="854" w:type="pct"/>
            <w:tcPrChange w:id="204" w:author="Alex Robinson" w:date="2014-03-13T08:50:00Z">
              <w:tcPr>
                <w:tcW w:w="854" w:type="pct"/>
              </w:tcPr>
            </w:tcPrChange>
          </w:tcPr>
          <w:p w14:paraId="052C2258" w14:textId="77777777" w:rsidR="00A642B7" w:rsidRPr="000A48C8" w:rsidRDefault="00A642B7" w:rsidP="00A642B7">
            <w:pPr>
              <w:spacing w:after="0" w:line="240" w:lineRule="auto"/>
            </w:pPr>
            <w:r w:rsidRPr="000A48C8">
              <w:t>updateHealth</w:t>
            </w:r>
          </w:p>
        </w:tc>
        <w:tc>
          <w:tcPr>
            <w:tcW w:w="702" w:type="pct"/>
            <w:tcPrChange w:id="205" w:author="Alex Robinson" w:date="2014-03-13T08:50:00Z">
              <w:tcPr>
                <w:tcW w:w="702" w:type="pct"/>
              </w:tcPr>
            </w:tcPrChange>
          </w:tcPr>
          <w:p w14:paraId="092E48B0" w14:textId="77777777" w:rsidR="00A642B7" w:rsidRPr="000A48C8" w:rsidRDefault="00A642B7" w:rsidP="00A642B7">
            <w:pPr>
              <w:spacing w:after="0" w:line="240" w:lineRule="auto"/>
            </w:pPr>
            <w:r w:rsidRPr="000A48C8">
              <w:t>N/A</w:t>
            </w:r>
          </w:p>
        </w:tc>
        <w:tc>
          <w:tcPr>
            <w:tcW w:w="3444" w:type="pct"/>
            <w:tcPrChange w:id="206" w:author="Alex Robinson" w:date="2014-03-13T08:50:00Z">
              <w:tcPr>
                <w:tcW w:w="3444" w:type="pct"/>
              </w:tcPr>
            </w:tcPrChange>
          </w:tcPr>
          <w:p w14:paraId="4FA73CB0" w14:textId="77777777" w:rsidR="00A642B7" w:rsidRPr="000A48C8" w:rsidRDefault="00A642B7" w:rsidP="00A642B7">
            <w:pPr>
              <w:spacing w:after="0" w:line="240" w:lineRule="auto"/>
            </w:pPr>
            <w:r w:rsidRPr="000A48C8">
              <w:t>Updates the ant’s health.</w:t>
            </w:r>
          </w:p>
        </w:tc>
      </w:tr>
      <w:tr w:rsidR="00A642B7" w:rsidRPr="000A48C8" w14:paraId="05A63F8D" w14:textId="77777777" w:rsidTr="00D97E8F">
        <w:tc>
          <w:tcPr>
            <w:tcW w:w="854" w:type="pct"/>
            <w:tcPrChange w:id="207" w:author="Alex Robinson" w:date="2014-03-13T08:50:00Z">
              <w:tcPr>
                <w:tcW w:w="854" w:type="pct"/>
              </w:tcPr>
            </w:tcPrChange>
          </w:tcPr>
          <w:p w14:paraId="0FC27D3F" w14:textId="77777777" w:rsidR="00A642B7" w:rsidRPr="000A48C8" w:rsidRDefault="00A642B7" w:rsidP="00A642B7">
            <w:pPr>
              <w:spacing w:after="0" w:line="240" w:lineRule="auto"/>
            </w:pPr>
            <w:r w:rsidRPr="000A48C8">
              <w:t>draw</w:t>
            </w:r>
          </w:p>
        </w:tc>
        <w:tc>
          <w:tcPr>
            <w:tcW w:w="702" w:type="pct"/>
            <w:tcPrChange w:id="208" w:author="Alex Robinson" w:date="2014-03-13T08:50:00Z">
              <w:tcPr>
                <w:tcW w:w="702" w:type="pct"/>
              </w:tcPr>
            </w:tcPrChange>
          </w:tcPr>
          <w:p w14:paraId="334B881E" w14:textId="77777777" w:rsidR="00A642B7" w:rsidRPr="000A48C8" w:rsidRDefault="00A642B7" w:rsidP="00A642B7">
            <w:pPr>
              <w:spacing w:after="0" w:line="240" w:lineRule="auto"/>
            </w:pPr>
            <w:r w:rsidRPr="000A48C8">
              <w:t>N/A</w:t>
            </w:r>
          </w:p>
        </w:tc>
        <w:tc>
          <w:tcPr>
            <w:tcW w:w="3444" w:type="pct"/>
            <w:tcPrChange w:id="209" w:author="Alex Robinson" w:date="2014-03-13T08:50:00Z">
              <w:tcPr>
                <w:tcW w:w="3444" w:type="pct"/>
              </w:tcPr>
            </w:tcPrChange>
          </w:tcPr>
          <w:p w14:paraId="73B1C382" w14:textId="77777777" w:rsidR="00A642B7" w:rsidRPr="000A48C8" w:rsidRDefault="00A642B7" w:rsidP="00A642B7">
            <w:pPr>
              <w:spacing w:after="0" w:line="240" w:lineRule="auto"/>
            </w:pPr>
            <w:r w:rsidRPr="000A48C8">
              <w:t>Draws the ant</w:t>
            </w:r>
          </w:p>
        </w:tc>
      </w:tr>
      <w:tr w:rsidR="00A642B7" w:rsidRPr="000A48C8" w14:paraId="7A002BB7" w14:textId="77777777" w:rsidTr="00D97E8F">
        <w:tc>
          <w:tcPr>
            <w:tcW w:w="854" w:type="pct"/>
            <w:tcPrChange w:id="210" w:author="Alex Robinson" w:date="2014-03-13T08:50:00Z">
              <w:tcPr>
                <w:tcW w:w="854" w:type="pct"/>
              </w:tcPr>
            </w:tcPrChange>
          </w:tcPr>
          <w:p w14:paraId="55E0B84C" w14:textId="77777777" w:rsidR="00A642B7" w:rsidRPr="000A48C8" w:rsidRDefault="00A642B7" w:rsidP="00A642B7">
            <w:pPr>
              <w:spacing w:after="0" w:line="240" w:lineRule="auto"/>
            </w:pPr>
            <w:r w:rsidRPr="000A48C8">
              <w:t>update</w:t>
            </w:r>
          </w:p>
        </w:tc>
        <w:tc>
          <w:tcPr>
            <w:tcW w:w="702" w:type="pct"/>
            <w:tcPrChange w:id="211" w:author="Alex Robinson" w:date="2014-03-13T08:50:00Z">
              <w:tcPr>
                <w:tcW w:w="702" w:type="pct"/>
              </w:tcPr>
            </w:tcPrChange>
          </w:tcPr>
          <w:p w14:paraId="290B1EAB" w14:textId="77777777" w:rsidR="00A642B7" w:rsidRPr="000A48C8" w:rsidRDefault="00A642B7" w:rsidP="00A642B7">
            <w:pPr>
              <w:spacing w:after="0" w:line="240" w:lineRule="auto"/>
            </w:pPr>
            <w:r w:rsidRPr="000A48C8">
              <w:t>N/A</w:t>
            </w:r>
          </w:p>
        </w:tc>
        <w:tc>
          <w:tcPr>
            <w:tcW w:w="3444" w:type="pct"/>
            <w:tcPrChange w:id="212" w:author="Alex Robinson" w:date="2014-03-13T08:50:00Z">
              <w:tcPr>
                <w:tcW w:w="3444" w:type="pct"/>
              </w:tcPr>
            </w:tcPrChange>
          </w:tcPr>
          <w:p w14:paraId="2AA43E8B" w14:textId="77777777" w:rsidR="00A642B7" w:rsidRPr="000A48C8" w:rsidRDefault="00A642B7" w:rsidP="00A642B7">
            <w:pPr>
              <w:spacing w:after="0" w:line="240" w:lineRule="auto"/>
            </w:pPr>
            <w:r w:rsidRPr="000A48C8">
              <w:t>Runs through a complete update of the ant. Also determine if ant has died or not.</w:t>
            </w:r>
          </w:p>
        </w:tc>
      </w:tr>
    </w:tbl>
    <w:p w14:paraId="739A07C9" w14:textId="77777777" w:rsidR="00A642B7" w:rsidRPr="00F42F79" w:rsidRDefault="00A642B7" w:rsidP="00A642B7">
      <w:pPr>
        <w:pStyle w:val="ListParagraph"/>
        <w:ind w:left="0"/>
        <w:rPr>
          <w:b/>
        </w:rPr>
      </w:pPr>
    </w:p>
    <w:p w14:paraId="7729910B" w14:textId="77777777" w:rsidR="0006781E" w:rsidRDefault="00E50DB6" w:rsidP="006D3982">
      <w:pPr>
        <w:pStyle w:val="Heading3"/>
      </w:pPr>
      <w:r>
        <w:t>Soldier</w:t>
      </w:r>
    </w:p>
    <w:p w14:paraId="10AE49E9" w14:textId="77777777" w:rsidR="00E50DB6" w:rsidRDefault="0006781E" w:rsidP="0006781E">
      <w:r>
        <w:t xml:space="preserve">The </w:t>
      </w:r>
      <w:r w:rsidR="00E50DB6">
        <w:t>soldier</w:t>
      </w:r>
      <w:r>
        <w:t xml:space="preserve"> ant is a type of </w:t>
      </w:r>
      <w:r w:rsidR="00E50DB6">
        <w:t>ant;</w:t>
      </w:r>
      <w:r>
        <w:t xml:space="preserve"> it is responsible for defending ants from its own species and attacking</w:t>
      </w:r>
      <w:r w:rsidR="00E50DB6">
        <w:t xml:space="preserve"> other species. The ant therefore is required to:</w:t>
      </w:r>
    </w:p>
    <w:p w14:paraId="09562D50" w14:textId="77777777" w:rsidR="0006781E" w:rsidRDefault="00533B47" w:rsidP="00E50DB6">
      <w:pPr>
        <w:numPr>
          <w:ilvl w:val="0"/>
          <w:numId w:val="41"/>
        </w:numPr>
      </w:pPr>
      <w:r w:rsidRPr="00533B47">
        <w:rPr>
          <w:b/>
        </w:rPr>
        <w:t>Determine if there are soldiers in view</w:t>
      </w:r>
      <w:r>
        <w:t xml:space="preserve"> – This is used so that the soldier ants can spread out i.e. change guarding position if they can see another ant so that they spread out.</w:t>
      </w:r>
    </w:p>
    <w:p w14:paraId="4A151C58" w14:textId="77777777" w:rsidR="00533B47" w:rsidRDefault="00533B47" w:rsidP="00E50DB6">
      <w:pPr>
        <w:numPr>
          <w:ilvl w:val="0"/>
          <w:numId w:val="41"/>
        </w:numPr>
      </w:pPr>
      <w:r>
        <w:rPr>
          <w:b/>
        </w:rPr>
        <w:t xml:space="preserve">Determine if there is food in the view </w:t>
      </w:r>
      <w:r>
        <w:t>– This is used for when guarding food, so they know where to guard.</w:t>
      </w:r>
    </w:p>
    <w:p w14:paraId="26ED4459" w14:textId="77777777" w:rsidR="00533B47" w:rsidRDefault="00533B47" w:rsidP="00E50DB6">
      <w:pPr>
        <w:numPr>
          <w:ilvl w:val="0"/>
          <w:numId w:val="41"/>
        </w:numPr>
      </w:pPr>
      <w:r>
        <w:rPr>
          <w:b/>
        </w:rPr>
        <w:t xml:space="preserve">Pick a target </w:t>
      </w:r>
      <w:r>
        <w:t>– Pick an ant in view to attack.</w:t>
      </w:r>
    </w:p>
    <w:p w14:paraId="7763BEC7" w14:textId="77777777" w:rsidR="00533B47" w:rsidRDefault="00533B47" w:rsidP="00E50DB6">
      <w:pPr>
        <w:numPr>
          <w:ilvl w:val="0"/>
          <w:numId w:val="41"/>
        </w:numPr>
      </w:pPr>
      <w:r>
        <w:rPr>
          <w:b/>
        </w:rPr>
        <w:t xml:space="preserve">Follow other ants </w:t>
      </w:r>
      <w:r>
        <w:t>– Follow the ants they are attacking</w:t>
      </w:r>
    </w:p>
    <w:p w14:paraId="489ADE31" w14:textId="77777777" w:rsidR="00533B47" w:rsidRDefault="00533B47" w:rsidP="00E50DB6">
      <w:pPr>
        <w:numPr>
          <w:ilvl w:val="0"/>
          <w:numId w:val="41"/>
        </w:numPr>
      </w:pPr>
      <w:r>
        <w:rPr>
          <w:b/>
        </w:rPr>
        <w:t xml:space="preserve">Attack </w:t>
      </w:r>
      <w:r>
        <w:t>– Attack the ants they have targeted i.e. reduce the ants health</w:t>
      </w:r>
    </w:p>
    <w:p w14:paraId="784AC80D" w14:textId="77777777" w:rsidR="00533B47" w:rsidRDefault="00533B47" w:rsidP="00E50DB6">
      <w:pPr>
        <w:numPr>
          <w:ilvl w:val="0"/>
          <w:numId w:val="41"/>
        </w:numPr>
      </w:pPr>
      <w:r>
        <w:t xml:space="preserve"> </w:t>
      </w:r>
      <w:r w:rsidRPr="00571664">
        <w:rPr>
          <w:b/>
        </w:rPr>
        <w:t>Guard the nest</w:t>
      </w:r>
      <w:r>
        <w:t xml:space="preserve"> – Guard the ants home nest</w:t>
      </w:r>
    </w:p>
    <w:p w14:paraId="67E99B26" w14:textId="77777777" w:rsidR="00533B47" w:rsidRDefault="00533B47" w:rsidP="00E50DB6">
      <w:pPr>
        <w:numPr>
          <w:ilvl w:val="0"/>
          <w:numId w:val="41"/>
        </w:numPr>
      </w:pPr>
      <w:r w:rsidRPr="00571664">
        <w:rPr>
          <w:b/>
        </w:rPr>
        <w:t>Guard pheromone trials</w:t>
      </w:r>
      <w:r>
        <w:t xml:space="preserve"> – Guard </w:t>
      </w:r>
      <w:r w:rsidR="00571664">
        <w:t xml:space="preserve">the </w:t>
      </w:r>
      <w:r>
        <w:t xml:space="preserve">pheromone trials, this is done </w:t>
      </w:r>
      <w:r w:rsidR="00571664">
        <w:t>as they are used by worker ants, and therefore by guarding them they are guarding a large number of worker ants.</w:t>
      </w:r>
    </w:p>
    <w:p w14:paraId="07F1E789" w14:textId="77777777" w:rsidR="00571664" w:rsidRDefault="00571664" w:rsidP="00E50DB6">
      <w:pPr>
        <w:numPr>
          <w:ilvl w:val="0"/>
          <w:numId w:val="41"/>
        </w:numPr>
      </w:pPr>
      <w:r w:rsidRPr="00571664">
        <w:rPr>
          <w:b/>
        </w:rPr>
        <w:t>Guard Food</w:t>
      </w:r>
      <w:r>
        <w:t xml:space="preserve"> – As food is the primary resource in the simulation, guarding it is an important feature to help one species dominate.</w:t>
      </w:r>
    </w:p>
    <w:p w14:paraId="664C275E" w14:textId="77777777" w:rsidR="00867208" w:rsidRDefault="00867208" w:rsidP="00867208">
      <w:pPr>
        <w:pStyle w:val="ListParagraph"/>
        <w:ind w:left="0"/>
      </w:pPr>
      <w:r w:rsidRPr="00867208">
        <w:t xml:space="preserve">The </w:t>
      </w:r>
      <w:r>
        <w:t>solidier</w:t>
      </w:r>
      <w:r w:rsidRPr="00867208">
        <w:t xml:space="preserve"> class: </w:t>
      </w:r>
    </w:p>
    <w:p w14:paraId="128F2E9F" w14:textId="77777777" w:rsidR="00867208" w:rsidRDefault="00867208" w:rsidP="00867208">
      <w:pPr>
        <w:pStyle w:val="ListParagraph"/>
        <w:ind w:left="0"/>
      </w:pPr>
      <w:r w:rsidRPr="00867208">
        <w:rPr>
          <w:i/>
        </w:rPr>
        <w:t>Note</w:t>
      </w:r>
      <w:r w:rsidRPr="00867208">
        <w:t>: inherits from Ant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13" w:author="Alex Robinson" w:date="2014-03-13T08: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3850"/>
        <w:gridCol w:w="5212"/>
        <w:tblGridChange w:id="214">
          <w:tblGrid>
            <w:gridCol w:w="3850"/>
            <w:gridCol w:w="5212"/>
          </w:tblGrid>
        </w:tblGridChange>
      </w:tblGrid>
      <w:tr w:rsidR="00571664" w:rsidRPr="000A48C8" w14:paraId="7AAF7FAA" w14:textId="77777777" w:rsidTr="00D97E8F">
        <w:tc>
          <w:tcPr>
            <w:tcW w:w="3850" w:type="dxa"/>
            <w:tcPrChange w:id="215" w:author="Alex Robinson" w:date="2014-03-13T08:50:00Z">
              <w:tcPr>
                <w:tcW w:w="3850" w:type="dxa"/>
              </w:tcPr>
            </w:tcPrChange>
          </w:tcPr>
          <w:p w14:paraId="19FC4BB4" w14:textId="77777777" w:rsidR="00571664" w:rsidRPr="000A48C8" w:rsidRDefault="00571664" w:rsidP="00571664">
            <w:pPr>
              <w:spacing w:after="0" w:line="240" w:lineRule="auto"/>
              <w:rPr>
                <w:b/>
              </w:rPr>
            </w:pPr>
            <w:r w:rsidRPr="000A48C8">
              <w:rPr>
                <w:b/>
              </w:rPr>
              <w:t>Properties</w:t>
            </w:r>
          </w:p>
        </w:tc>
        <w:tc>
          <w:tcPr>
            <w:tcW w:w="5212" w:type="dxa"/>
            <w:tcPrChange w:id="216" w:author="Alex Robinson" w:date="2014-03-13T08:50:00Z">
              <w:tcPr>
                <w:tcW w:w="5212" w:type="dxa"/>
              </w:tcPr>
            </w:tcPrChange>
          </w:tcPr>
          <w:p w14:paraId="7EF0E5DE" w14:textId="77777777" w:rsidR="00571664" w:rsidRPr="000A48C8" w:rsidRDefault="00571664" w:rsidP="00571664">
            <w:pPr>
              <w:spacing w:after="0" w:line="240" w:lineRule="auto"/>
              <w:rPr>
                <w:b/>
              </w:rPr>
            </w:pPr>
            <w:r w:rsidRPr="000A48C8">
              <w:rPr>
                <w:b/>
              </w:rPr>
              <w:t>Description</w:t>
            </w:r>
          </w:p>
        </w:tc>
      </w:tr>
      <w:tr w:rsidR="00571664" w:rsidRPr="000A48C8" w14:paraId="36F79713" w14:textId="77777777" w:rsidTr="00D97E8F">
        <w:tc>
          <w:tcPr>
            <w:tcW w:w="3850" w:type="dxa"/>
            <w:tcPrChange w:id="217" w:author="Alex Robinson" w:date="2014-03-13T08:50:00Z">
              <w:tcPr>
                <w:tcW w:w="3850" w:type="dxa"/>
              </w:tcPr>
            </w:tcPrChange>
          </w:tcPr>
          <w:p w14:paraId="39C18D13" w14:textId="77777777" w:rsidR="00571664" w:rsidRPr="000A48C8" w:rsidRDefault="00571664" w:rsidP="00571664">
            <w:pPr>
              <w:spacing w:after="0" w:line="240" w:lineRule="auto"/>
            </w:pPr>
            <w:r w:rsidRPr="000A48C8">
              <w:t>targetAnt [Ant object]</w:t>
            </w:r>
          </w:p>
        </w:tc>
        <w:tc>
          <w:tcPr>
            <w:tcW w:w="5212" w:type="dxa"/>
            <w:tcPrChange w:id="218" w:author="Alex Robinson" w:date="2014-03-13T08:50:00Z">
              <w:tcPr>
                <w:tcW w:w="5212" w:type="dxa"/>
              </w:tcPr>
            </w:tcPrChange>
          </w:tcPr>
          <w:p w14:paraId="514DF688" w14:textId="77777777" w:rsidR="00571664" w:rsidRPr="000A48C8" w:rsidRDefault="00571664" w:rsidP="00571664">
            <w:pPr>
              <w:spacing w:after="0" w:line="240" w:lineRule="auto"/>
            </w:pPr>
            <w:r w:rsidRPr="000A48C8">
              <w:t>The ant the soldier is targeting.</w:t>
            </w:r>
          </w:p>
        </w:tc>
      </w:tr>
    </w:tbl>
    <w:p w14:paraId="536B7B4F" w14:textId="77777777" w:rsidR="00571664" w:rsidRDefault="00571664" w:rsidP="00571664"/>
    <w:tbl>
      <w:tblPr>
        <w:tblW w:w="9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19" w:author="Alex Robinson" w:date="2014-03-13T08:50:00Z">
          <w:tblPr>
            <w:tblW w:w="95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977"/>
        <w:gridCol w:w="1381"/>
        <w:gridCol w:w="6154"/>
        <w:tblGridChange w:id="220">
          <w:tblGrid>
            <w:gridCol w:w="1977"/>
            <w:gridCol w:w="1381"/>
            <w:gridCol w:w="6154"/>
          </w:tblGrid>
        </w:tblGridChange>
      </w:tblGrid>
      <w:tr w:rsidR="00571664" w:rsidRPr="000A48C8" w14:paraId="095B840C" w14:textId="77777777" w:rsidTr="00D97E8F">
        <w:tc>
          <w:tcPr>
            <w:tcW w:w="1977" w:type="dxa"/>
            <w:tcPrChange w:id="221" w:author="Alex Robinson" w:date="2014-03-13T08:50:00Z">
              <w:tcPr>
                <w:tcW w:w="1977" w:type="dxa"/>
              </w:tcPr>
            </w:tcPrChange>
          </w:tcPr>
          <w:p w14:paraId="5D666382" w14:textId="77777777" w:rsidR="00571664" w:rsidRPr="000A48C8" w:rsidRDefault="00571664" w:rsidP="00571664">
            <w:pPr>
              <w:spacing w:after="0" w:line="240" w:lineRule="auto"/>
              <w:rPr>
                <w:b/>
              </w:rPr>
            </w:pPr>
            <w:r w:rsidRPr="000A48C8">
              <w:rPr>
                <w:b/>
              </w:rPr>
              <w:t>Method</w:t>
            </w:r>
          </w:p>
        </w:tc>
        <w:tc>
          <w:tcPr>
            <w:tcW w:w="1381" w:type="dxa"/>
            <w:tcPrChange w:id="222" w:author="Alex Robinson" w:date="2014-03-13T08:50:00Z">
              <w:tcPr>
                <w:tcW w:w="1381" w:type="dxa"/>
              </w:tcPr>
            </w:tcPrChange>
          </w:tcPr>
          <w:p w14:paraId="3C045BF3" w14:textId="77777777" w:rsidR="00571664" w:rsidRPr="000A48C8" w:rsidRDefault="00571664" w:rsidP="00571664">
            <w:pPr>
              <w:spacing w:after="0" w:line="240" w:lineRule="auto"/>
              <w:rPr>
                <w:b/>
              </w:rPr>
            </w:pPr>
            <w:r w:rsidRPr="000A48C8">
              <w:rPr>
                <w:b/>
              </w:rPr>
              <w:t>Parameters</w:t>
            </w:r>
          </w:p>
        </w:tc>
        <w:tc>
          <w:tcPr>
            <w:tcW w:w="6154" w:type="dxa"/>
            <w:tcPrChange w:id="223" w:author="Alex Robinson" w:date="2014-03-13T08:50:00Z">
              <w:tcPr>
                <w:tcW w:w="6154" w:type="dxa"/>
              </w:tcPr>
            </w:tcPrChange>
          </w:tcPr>
          <w:p w14:paraId="0E485E6F" w14:textId="77777777" w:rsidR="00571664" w:rsidRPr="000A48C8" w:rsidRDefault="00571664" w:rsidP="00571664">
            <w:pPr>
              <w:spacing w:after="0" w:line="240" w:lineRule="auto"/>
              <w:rPr>
                <w:b/>
              </w:rPr>
            </w:pPr>
            <w:r w:rsidRPr="000A48C8">
              <w:rPr>
                <w:b/>
              </w:rPr>
              <w:t>Description</w:t>
            </w:r>
          </w:p>
        </w:tc>
      </w:tr>
      <w:tr w:rsidR="00571664" w:rsidRPr="000A48C8" w14:paraId="041066CE" w14:textId="77777777" w:rsidTr="00D97E8F">
        <w:tc>
          <w:tcPr>
            <w:tcW w:w="1977" w:type="dxa"/>
            <w:tcPrChange w:id="224" w:author="Alex Robinson" w:date="2014-03-13T08:50:00Z">
              <w:tcPr>
                <w:tcW w:w="1977" w:type="dxa"/>
              </w:tcPr>
            </w:tcPrChange>
          </w:tcPr>
          <w:p w14:paraId="16E56AEC" w14:textId="77777777" w:rsidR="00571664" w:rsidRPr="000A48C8" w:rsidRDefault="00571664" w:rsidP="00571664">
            <w:pPr>
              <w:spacing w:after="0" w:line="240" w:lineRule="auto"/>
            </w:pPr>
            <w:r w:rsidRPr="000A48C8">
              <w:t>nearSoldiers</w:t>
            </w:r>
          </w:p>
        </w:tc>
        <w:tc>
          <w:tcPr>
            <w:tcW w:w="1381" w:type="dxa"/>
            <w:tcPrChange w:id="225" w:author="Alex Robinson" w:date="2014-03-13T08:50:00Z">
              <w:tcPr>
                <w:tcW w:w="1381" w:type="dxa"/>
              </w:tcPr>
            </w:tcPrChange>
          </w:tcPr>
          <w:p w14:paraId="7A4399CD" w14:textId="77777777" w:rsidR="00571664" w:rsidRPr="000A48C8" w:rsidRDefault="00571664" w:rsidP="00571664">
            <w:pPr>
              <w:spacing w:after="0" w:line="240" w:lineRule="auto"/>
            </w:pPr>
            <w:r w:rsidRPr="000A48C8">
              <w:t>N/A</w:t>
            </w:r>
          </w:p>
        </w:tc>
        <w:tc>
          <w:tcPr>
            <w:tcW w:w="6154" w:type="dxa"/>
            <w:tcPrChange w:id="226" w:author="Alex Robinson" w:date="2014-03-13T08:50:00Z">
              <w:tcPr>
                <w:tcW w:w="6154" w:type="dxa"/>
              </w:tcPr>
            </w:tcPrChange>
          </w:tcPr>
          <w:p w14:paraId="0E7044E9" w14:textId="77777777" w:rsidR="00571664" w:rsidRPr="000A48C8" w:rsidRDefault="00571664" w:rsidP="00571664">
            <w:pPr>
              <w:spacing w:after="0" w:line="240" w:lineRule="auto"/>
            </w:pPr>
            <w:r w:rsidRPr="000A48C8">
              <w:t>Determin if the ant is near another friendly soldier ant or not</w:t>
            </w:r>
          </w:p>
        </w:tc>
      </w:tr>
      <w:tr w:rsidR="00571664" w:rsidRPr="000A48C8" w14:paraId="637A04D9" w14:textId="77777777" w:rsidTr="00D97E8F">
        <w:tc>
          <w:tcPr>
            <w:tcW w:w="1977" w:type="dxa"/>
            <w:tcPrChange w:id="227" w:author="Alex Robinson" w:date="2014-03-13T08:50:00Z">
              <w:tcPr>
                <w:tcW w:w="1977" w:type="dxa"/>
              </w:tcPr>
            </w:tcPrChange>
          </w:tcPr>
          <w:p w14:paraId="04449D3E" w14:textId="77777777" w:rsidR="00571664" w:rsidRPr="000A48C8" w:rsidRDefault="00571664" w:rsidP="00571664">
            <w:pPr>
              <w:spacing w:after="0" w:line="240" w:lineRule="auto"/>
            </w:pPr>
            <w:r w:rsidRPr="000A48C8">
              <w:t>pickTarget</w:t>
            </w:r>
          </w:p>
        </w:tc>
        <w:tc>
          <w:tcPr>
            <w:tcW w:w="1381" w:type="dxa"/>
            <w:tcPrChange w:id="228" w:author="Alex Robinson" w:date="2014-03-13T08:50:00Z">
              <w:tcPr>
                <w:tcW w:w="1381" w:type="dxa"/>
              </w:tcPr>
            </w:tcPrChange>
          </w:tcPr>
          <w:p w14:paraId="57511409" w14:textId="77777777" w:rsidR="00571664" w:rsidRPr="000A48C8" w:rsidRDefault="00571664" w:rsidP="00571664">
            <w:pPr>
              <w:spacing w:after="0" w:line="240" w:lineRule="auto"/>
            </w:pPr>
            <w:r w:rsidRPr="000A48C8">
              <w:t>N/A</w:t>
            </w:r>
          </w:p>
        </w:tc>
        <w:tc>
          <w:tcPr>
            <w:tcW w:w="6154" w:type="dxa"/>
            <w:tcPrChange w:id="229" w:author="Alex Robinson" w:date="2014-03-13T08:50:00Z">
              <w:tcPr>
                <w:tcW w:w="6154" w:type="dxa"/>
              </w:tcPr>
            </w:tcPrChange>
          </w:tcPr>
          <w:p w14:paraId="5C7A862B" w14:textId="77777777" w:rsidR="00571664" w:rsidRPr="000A48C8" w:rsidRDefault="00571664" w:rsidP="00571664">
            <w:pPr>
              <w:spacing w:after="0" w:line="240" w:lineRule="auto"/>
            </w:pPr>
            <w:r w:rsidRPr="000A48C8">
              <w:t>Pick a target ant from the ants in current view.</w:t>
            </w:r>
          </w:p>
        </w:tc>
      </w:tr>
      <w:tr w:rsidR="00571664" w:rsidRPr="000A48C8" w14:paraId="5387521F" w14:textId="77777777" w:rsidTr="00D97E8F">
        <w:tc>
          <w:tcPr>
            <w:tcW w:w="1977" w:type="dxa"/>
            <w:tcPrChange w:id="230" w:author="Alex Robinson" w:date="2014-03-13T08:50:00Z">
              <w:tcPr>
                <w:tcW w:w="1977" w:type="dxa"/>
              </w:tcPr>
            </w:tcPrChange>
          </w:tcPr>
          <w:p w14:paraId="5B18E1E1" w14:textId="77777777" w:rsidR="00571664" w:rsidRPr="000A48C8" w:rsidRDefault="00571664" w:rsidP="00571664">
            <w:pPr>
              <w:spacing w:after="0" w:line="240" w:lineRule="auto"/>
            </w:pPr>
            <w:r w:rsidRPr="000A48C8">
              <w:t>follow</w:t>
            </w:r>
          </w:p>
        </w:tc>
        <w:tc>
          <w:tcPr>
            <w:tcW w:w="1381" w:type="dxa"/>
            <w:tcPrChange w:id="231" w:author="Alex Robinson" w:date="2014-03-13T08:50:00Z">
              <w:tcPr>
                <w:tcW w:w="1381" w:type="dxa"/>
              </w:tcPr>
            </w:tcPrChange>
          </w:tcPr>
          <w:p w14:paraId="649E67E7" w14:textId="77777777" w:rsidR="00571664" w:rsidRPr="000A48C8" w:rsidRDefault="00571664" w:rsidP="00571664">
            <w:pPr>
              <w:spacing w:after="0" w:line="240" w:lineRule="auto"/>
            </w:pPr>
            <w:r w:rsidRPr="000A48C8">
              <w:t>N/A</w:t>
            </w:r>
          </w:p>
        </w:tc>
        <w:tc>
          <w:tcPr>
            <w:tcW w:w="6154" w:type="dxa"/>
            <w:tcPrChange w:id="232" w:author="Alex Robinson" w:date="2014-03-13T08:50:00Z">
              <w:tcPr>
                <w:tcW w:w="6154" w:type="dxa"/>
              </w:tcPr>
            </w:tcPrChange>
          </w:tcPr>
          <w:p w14:paraId="2C04E9BA" w14:textId="77777777" w:rsidR="00571664" w:rsidRPr="000A48C8" w:rsidRDefault="00571664" w:rsidP="00571664">
            <w:pPr>
              <w:spacing w:after="0" w:line="240" w:lineRule="auto"/>
            </w:pPr>
            <w:r w:rsidRPr="000A48C8">
              <w:t>Follow an ant which is in view.</w:t>
            </w:r>
          </w:p>
        </w:tc>
      </w:tr>
      <w:tr w:rsidR="00571664" w:rsidRPr="000A48C8" w14:paraId="636AA8E7" w14:textId="77777777" w:rsidTr="00D97E8F">
        <w:tc>
          <w:tcPr>
            <w:tcW w:w="1977" w:type="dxa"/>
            <w:tcPrChange w:id="233" w:author="Alex Robinson" w:date="2014-03-13T08:50:00Z">
              <w:tcPr>
                <w:tcW w:w="1977" w:type="dxa"/>
              </w:tcPr>
            </w:tcPrChange>
          </w:tcPr>
          <w:p w14:paraId="09664908" w14:textId="77777777" w:rsidR="00571664" w:rsidRPr="000A48C8" w:rsidRDefault="00571664" w:rsidP="00571664">
            <w:pPr>
              <w:spacing w:after="0" w:line="240" w:lineRule="auto"/>
            </w:pPr>
            <w:r w:rsidRPr="000A48C8">
              <w:t>attak</w:t>
            </w:r>
          </w:p>
        </w:tc>
        <w:tc>
          <w:tcPr>
            <w:tcW w:w="1381" w:type="dxa"/>
            <w:tcPrChange w:id="234" w:author="Alex Robinson" w:date="2014-03-13T08:50:00Z">
              <w:tcPr>
                <w:tcW w:w="1381" w:type="dxa"/>
              </w:tcPr>
            </w:tcPrChange>
          </w:tcPr>
          <w:p w14:paraId="340C5C3F" w14:textId="77777777" w:rsidR="00571664" w:rsidRPr="000A48C8" w:rsidRDefault="00571664" w:rsidP="00571664">
            <w:pPr>
              <w:spacing w:after="0" w:line="240" w:lineRule="auto"/>
            </w:pPr>
            <w:r w:rsidRPr="000A48C8">
              <w:t>N/A</w:t>
            </w:r>
          </w:p>
        </w:tc>
        <w:tc>
          <w:tcPr>
            <w:tcW w:w="6154" w:type="dxa"/>
            <w:tcPrChange w:id="235" w:author="Alex Robinson" w:date="2014-03-13T08:50:00Z">
              <w:tcPr>
                <w:tcW w:w="6154" w:type="dxa"/>
              </w:tcPr>
            </w:tcPrChange>
          </w:tcPr>
          <w:p w14:paraId="593BBA65" w14:textId="77777777" w:rsidR="00571664" w:rsidRPr="000A48C8" w:rsidRDefault="00571664" w:rsidP="00571664">
            <w:pPr>
              <w:spacing w:after="0" w:line="240" w:lineRule="auto"/>
            </w:pPr>
            <w:r w:rsidRPr="000A48C8">
              <w:t>Attack an ant i.e. reduce its health.</w:t>
            </w:r>
          </w:p>
        </w:tc>
      </w:tr>
      <w:tr w:rsidR="00571664" w:rsidRPr="000A48C8" w14:paraId="1BD3859E" w14:textId="77777777" w:rsidTr="00D97E8F">
        <w:tc>
          <w:tcPr>
            <w:tcW w:w="1977" w:type="dxa"/>
            <w:tcPrChange w:id="236" w:author="Alex Robinson" w:date="2014-03-13T08:50:00Z">
              <w:tcPr>
                <w:tcW w:w="1977" w:type="dxa"/>
              </w:tcPr>
            </w:tcPrChange>
          </w:tcPr>
          <w:p w14:paraId="0DDE9B8F" w14:textId="77777777" w:rsidR="00571664" w:rsidRPr="000A48C8" w:rsidRDefault="00571664" w:rsidP="00571664">
            <w:pPr>
              <w:spacing w:after="0" w:line="240" w:lineRule="auto"/>
            </w:pPr>
            <w:r w:rsidRPr="000A48C8">
              <w:t>updateHeatlh</w:t>
            </w:r>
          </w:p>
        </w:tc>
        <w:tc>
          <w:tcPr>
            <w:tcW w:w="1381" w:type="dxa"/>
            <w:tcPrChange w:id="237" w:author="Alex Robinson" w:date="2014-03-13T08:50:00Z">
              <w:tcPr>
                <w:tcW w:w="1381" w:type="dxa"/>
              </w:tcPr>
            </w:tcPrChange>
          </w:tcPr>
          <w:p w14:paraId="3002772B" w14:textId="77777777" w:rsidR="00571664" w:rsidRPr="000A48C8" w:rsidRDefault="00571664" w:rsidP="00571664">
            <w:pPr>
              <w:spacing w:after="0" w:line="240" w:lineRule="auto"/>
            </w:pPr>
            <w:r w:rsidRPr="000A48C8">
              <w:t>N/A</w:t>
            </w:r>
          </w:p>
        </w:tc>
        <w:tc>
          <w:tcPr>
            <w:tcW w:w="6154" w:type="dxa"/>
            <w:tcPrChange w:id="238" w:author="Alex Robinson" w:date="2014-03-13T08:50:00Z">
              <w:tcPr>
                <w:tcW w:w="6154" w:type="dxa"/>
              </w:tcPr>
            </w:tcPrChange>
          </w:tcPr>
          <w:p w14:paraId="69A28BA1" w14:textId="77777777" w:rsidR="00571664" w:rsidRPr="000A48C8" w:rsidRDefault="00571664" w:rsidP="00571664">
            <w:pPr>
              <w:spacing w:after="0" w:line="240" w:lineRule="auto"/>
            </w:pPr>
            <w:r w:rsidRPr="000A48C8">
              <w:t>Update the ant’s health.</w:t>
            </w:r>
          </w:p>
        </w:tc>
      </w:tr>
      <w:tr w:rsidR="00571664" w:rsidRPr="000A48C8" w14:paraId="615520CA" w14:textId="77777777" w:rsidTr="00D97E8F">
        <w:tc>
          <w:tcPr>
            <w:tcW w:w="1977" w:type="dxa"/>
            <w:tcPrChange w:id="239" w:author="Alex Robinson" w:date="2014-03-13T08:50:00Z">
              <w:tcPr>
                <w:tcW w:w="1977" w:type="dxa"/>
              </w:tcPr>
            </w:tcPrChange>
          </w:tcPr>
          <w:p w14:paraId="1CB9C7FB" w14:textId="77777777" w:rsidR="00571664" w:rsidRPr="000A48C8" w:rsidRDefault="00571664" w:rsidP="00571664">
            <w:pPr>
              <w:spacing w:after="0" w:line="240" w:lineRule="auto"/>
            </w:pPr>
            <w:bookmarkStart w:id="240" w:name="_GoBack" w:colFirst="1" w:colLast="1"/>
            <w:r w:rsidRPr="000A48C8">
              <w:t>guardNest</w:t>
            </w:r>
          </w:p>
        </w:tc>
        <w:tc>
          <w:tcPr>
            <w:tcW w:w="1381" w:type="dxa"/>
            <w:tcPrChange w:id="241" w:author="Alex Robinson" w:date="2014-03-13T08:50:00Z">
              <w:tcPr>
                <w:tcW w:w="1381" w:type="dxa"/>
              </w:tcPr>
            </w:tcPrChange>
          </w:tcPr>
          <w:p w14:paraId="1E39A9E6" w14:textId="77777777" w:rsidR="00571664" w:rsidRPr="000A48C8" w:rsidRDefault="00571664" w:rsidP="00571664">
            <w:pPr>
              <w:spacing w:after="0" w:line="240" w:lineRule="auto"/>
            </w:pPr>
            <w:r w:rsidRPr="000A48C8">
              <w:t>N/A</w:t>
            </w:r>
          </w:p>
        </w:tc>
        <w:tc>
          <w:tcPr>
            <w:tcW w:w="6154" w:type="dxa"/>
            <w:tcPrChange w:id="242" w:author="Alex Robinson" w:date="2014-03-13T08:50:00Z">
              <w:tcPr>
                <w:tcW w:w="6154" w:type="dxa"/>
              </w:tcPr>
            </w:tcPrChange>
          </w:tcPr>
          <w:p w14:paraId="25379B7F" w14:textId="77777777" w:rsidR="00571664" w:rsidRPr="000A48C8" w:rsidRDefault="00571664" w:rsidP="00571664">
            <w:pPr>
              <w:spacing w:after="0" w:line="240" w:lineRule="auto"/>
            </w:pPr>
            <w:r w:rsidRPr="000A48C8">
              <w:t>Control ants logic when guarding the nest. Ant should stand still somewhere close to the nest which where it is not in view of other friendly solidier ants.</w:t>
            </w:r>
          </w:p>
        </w:tc>
      </w:tr>
      <w:tr w:rsidR="00571664" w:rsidRPr="000A48C8" w14:paraId="52202918" w14:textId="77777777" w:rsidTr="00D97E8F">
        <w:tc>
          <w:tcPr>
            <w:tcW w:w="1977" w:type="dxa"/>
            <w:tcPrChange w:id="243" w:author="Alex Robinson" w:date="2014-03-13T08:50:00Z">
              <w:tcPr>
                <w:tcW w:w="1977" w:type="dxa"/>
              </w:tcPr>
            </w:tcPrChange>
          </w:tcPr>
          <w:p w14:paraId="19D7D46E" w14:textId="77777777" w:rsidR="00571664" w:rsidRPr="000A48C8" w:rsidRDefault="00571664" w:rsidP="00571664">
            <w:pPr>
              <w:spacing w:after="0" w:line="240" w:lineRule="auto"/>
            </w:pPr>
            <w:r w:rsidRPr="000A48C8">
              <w:t>guardPheromones</w:t>
            </w:r>
          </w:p>
        </w:tc>
        <w:tc>
          <w:tcPr>
            <w:tcW w:w="1381" w:type="dxa"/>
            <w:tcPrChange w:id="244" w:author="Alex Robinson" w:date="2014-03-13T08:50:00Z">
              <w:tcPr>
                <w:tcW w:w="1381" w:type="dxa"/>
              </w:tcPr>
            </w:tcPrChange>
          </w:tcPr>
          <w:p w14:paraId="07FD3AC9" w14:textId="77777777" w:rsidR="00571664" w:rsidRPr="000A48C8" w:rsidRDefault="00571664" w:rsidP="00571664">
            <w:pPr>
              <w:spacing w:after="0" w:line="240" w:lineRule="auto"/>
            </w:pPr>
            <w:r w:rsidRPr="000A48C8">
              <w:t>N/A</w:t>
            </w:r>
          </w:p>
        </w:tc>
        <w:tc>
          <w:tcPr>
            <w:tcW w:w="6154" w:type="dxa"/>
            <w:tcPrChange w:id="245" w:author="Alex Robinson" w:date="2014-03-13T08:50:00Z">
              <w:tcPr>
                <w:tcW w:w="6154" w:type="dxa"/>
              </w:tcPr>
            </w:tcPrChange>
          </w:tcPr>
          <w:p w14:paraId="18C4D4B0" w14:textId="77777777" w:rsidR="00571664" w:rsidRPr="000A48C8" w:rsidRDefault="00571664" w:rsidP="00571664">
            <w:pPr>
              <w:spacing w:after="0" w:line="240" w:lineRule="auto"/>
            </w:pPr>
            <w:r w:rsidRPr="000A48C8">
              <w:t xml:space="preserve">Controls ants logic when guarding pheromones. Ant should walk normally around, following friendly pheromone trials if it finds them. </w:t>
            </w:r>
          </w:p>
        </w:tc>
      </w:tr>
      <w:bookmarkEnd w:id="240"/>
      <w:tr w:rsidR="00571664" w:rsidRPr="000A48C8" w14:paraId="44799D52" w14:textId="77777777" w:rsidTr="00D97E8F">
        <w:tc>
          <w:tcPr>
            <w:tcW w:w="1977" w:type="dxa"/>
            <w:tcPrChange w:id="246" w:author="Alex Robinson" w:date="2014-03-13T08:50:00Z">
              <w:tcPr>
                <w:tcW w:w="1977" w:type="dxa"/>
              </w:tcPr>
            </w:tcPrChange>
          </w:tcPr>
          <w:p w14:paraId="36D570A9" w14:textId="77777777" w:rsidR="00571664" w:rsidRPr="000A48C8" w:rsidRDefault="00571664" w:rsidP="00571664">
            <w:pPr>
              <w:spacing w:after="0" w:line="240" w:lineRule="auto"/>
            </w:pPr>
            <w:r w:rsidRPr="000A48C8">
              <w:lastRenderedPageBreak/>
              <w:t>guardFood</w:t>
            </w:r>
          </w:p>
        </w:tc>
        <w:tc>
          <w:tcPr>
            <w:tcW w:w="1381" w:type="dxa"/>
            <w:tcPrChange w:id="247" w:author="Alex Robinson" w:date="2014-03-13T08:50:00Z">
              <w:tcPr>
                <w:tcW w:w="1381" w:type="dxa"/>
              </w:tcPr>
            </w:tcPrChange>
          </w:tcPr>
          <w:p w14:paraId="354FCF4C" w14:textId="77777777" w:rsidR="00571664" w:rsidRPr="000A48C8" w:rsidRDefault="00571664" w:rsidP="00571664">
            <w:pPr>
              <w:spacing w:after="0" w:line="240" w:lineRule="auto"/>
            </w:pPr>
            <w:r w:rsidRPr="000A48C8">
              <w:t>N/A</w:t>
            </w:r>
          </w:p>
        </w:tc>
        <w:tc>
          <w:tcPr>
            <w:tcW w:w="6154" w:type="dxa"/>
            <w:tcPrChange w:id="248" w:author="Alex Robinson" w:date="2014-03-13T08:50:00Z">
              <w:tcPr>
                <w:tcW w:w="6154" w:type="dxa"/>
              </w:tcPr>
            </w:tcPrChange>
          </w:tcPr>
          <w:p w14:paraId="51D07086" w14:textId="77777777" w:rsidR="00571664" w:rsidRPr="000A48C8" w:rsidRDefault="00571664" w:rsidP="00571664">
            <w:pPr>
              <w:spacing w:after="0" w:line="240" w:lineRule="auto"/>
            </w:pPr>
            <w:r w:rsidRPr="000A48C8">
              <w:t>Controls ants logic when guarding a food source. Ant should first walk around until it finds food, then ant should stop near food.</w:t>
            </w:r>
          </w:p>
        </w:tc>
      </w:tr>
      <w:tr w:rsidR="00571664" w:rsidRPr="000A48C8" w14:paraId="4DB6514E" w14:textId="77777777" w:rsidTr="00D97E8F">
        <w:tc>
          <w:tcPr>
            <w:tcW w:w="1977" w:type="dxa"/>
            <w:tcPrChange w:id="249" w:author="Alex Robinson" w:date="2014-03-13T08:50:00Z">
              <w:tcPr>
                <w:tcW w:w="1977" w:type="dxa"/>
              </w:tcPr>
            </w:tcPrChange>
          </w:tcPr>
          <w:p w14:paraId="08952810" w14:textId="77777777" w:rsidR="00571664" w:rsidRPr="000A48C8" w:rsidRDefault="00571664" w:rsidP="00571664">
            <w:pPr>
              <w:spacing w:after="0" w:line="240" w:lineRule="auto"/>
            </w:pPr>
            <w:r w:rsidRPr="000A48C8">
              <w:t>doTask</w:t>
            </w:r>
          </w:p>
        </w:tc>
        <w:tc>
          <w:tcPr>
            <w:tcW w:w="1381" w:type="dxa"/>
            <w:tcPrChange w:id="250" w:author="Alex Robinson" w:date="2014-03-13T08:50:00Z">
              <w:tcPr>
                <w:tcW w:w="1381" w:type="dxa"/>
              </w:tcPr>
            </w:tcPrChange>
          </w:tcPr>
          <w:p w14:paraId="5D2E960C" w14:textId="77777777" w:rsidR="00571664" w:rsidRPr="000A48C8" w:rsidRDefault="00571664" w:rsidP="00571664">
            <w:pPr>
              <w:spacing w:after="0" w:line="240" w:lineRule="auto"/>
            </w:pPr>
            <w:r w:rsidRPr="000A48C8">
              <w:t>N/A</w:t>
            </w:r>
          </w:p>
        </w:tc>
        <w:tc>
          <w:tcPr>
            <w:tcW w:w="6154" w:type="dxa"/>
            <w:tcPrChange w:id="251" w:author="Alex Robinson" w:date="2014-03-13T08:50:00Z">
              <w:tcPr>
                <w:tcW w:w="6154" w:type="dxa"/>
              </w:tcPr>
            </w:tcPrChange>
          </w:tcPr>
          <w:p w14:paraId="5F3F38F4" w14:textId="77777777" w:rsidR="00571664" w:rsidRPr="000A48C8" w:rsidRDefault="00571664" w:rsidP="00571664">
            <w:pPr>
              <w:spacing w:after="0" w:line="240" w:lineRule="auto"/>
            </w:pPr>
            <w:r w:rsidRPr="000A48C8">
              <w:t>Perform the actions required to complete the current goal. If the ant has the following goals, perform these actions.</w:t>
            </w:r>
          </w:p>
          <w:p w14:paraId="1778C661" w14:textId="77777777" w:rsidR="00571664" w:rsidRPr="000A48C8" w:rsidRDefault="00571664" w:rsidP="00571664">
            <w:pPr>
              <w:pStyle w:val="ListParagraph"/>
              <w:numPr>
                <w:ilvl w:val="0"/>
                <w:numId w:val="44"/>
              </w:numPr>
              <w:spacing w:after="0" w:line="240" w:lineRule="auto"/>
              <w:jc w:val="left"/>
            </w:pPr>
            <w:r w:rsidRPr="000A48C8">
              <w:t>Guard Nest – guardnest</w:t>
            </w:r>
          </w:p>
          <w:p w14:paraId="0F5F33A2" w14:textId="77777777" w:rsidR="00571664" w:rsidRPr="000A48C8" w:rsidRDefault="00571664" w:rsidP="00571664">
            <w:pPr>
              <w:pStyle w:val="ListParagraph"/>
              <w:numPr>
                <w:ilvl w:val="0"/>
                <w:numId w:val="44"/>
              </w:numPr>
              <w:spacing w:after="0" w:line="240" w:lineRule="auto"/>
              <w:jc w:val="left"/>
            </w:pPr>
            <w:r w:rsidRPr="000A48C8">
              <w:t>Guard pheromones – guardPheromones</w:t>
            </w:r>
          </w:p>
          <w:p w14:paraId="524C90C3" w14:textId="77777777" w:rsidR="00571664" w:rsidRPr="000A48C8" w:rsidRDefault="00571664" w:rsidP="00571664">
            <w:pPr>
              <w:pStyle w:val="ListParagraph"/>
              <w:numPr>
                <w:ilvl w:val="0"/>
                <w:numId w:val="44"/>
              </w:numPr>
              <w:spacing w:after="0" w:line="240" w:lineRule="auto"/>
              <w:jc w:val="left"/>
            </w:pPr>
            <w:r w:rsidRPr="000A48C8">
              <w:t>Guard food – guardFood</w:t>
            </w:r>
          </w:p>
          <w:p w14:paraId="5E5A6A8B" w14:textId="77777777" w:rsidR="00571664" w:rsidRPr="000A48C8" w:rsidRDefault="00571664" w:rsidP="00571664">
            <w:pPr>
              <w:pStyle w:val="ListParagraph"/>
              <w:numPr>
                <w:ilvl w:val="0"/>
                <w:numId w:val="44"/>
              </w:numPr>
              <w:spacing w:after="0" w:line="240" w:lineRule="auto"/>
              <w:jc w:val="left"/>
            </w:pPr>
            <w:r w:rsidRPr="000A48C8">
              <w:t>Attack – follow ant and attack if close</w:t>
            </w:r>
          </w:p>
        </w:tc>
      </w:tr>
      <w:tr w:rsidR="00571664" w:rsidRPr="000A48C8" w14:paraId="68C06FD9" w14:textId="77777777" w:rsidTr="00D97E8F">
        <w:tc>
          <w:tcPr>
            <w:tcW w:w="1977" w:type="dxa"/>
            <w:tcPrChange w:id="252" w:author="Alex Robinson" w:date="2014-03-13T08:50:00Z">
              <w:tcPr>
                <w:tcW w:w="1977" w:type="dxa"/>
              </w:tcPr>
            </w:tcPrChange>
          </w:tcPr>
          <w:p w14:paraId="6659EC02" w14:textId="77777777" w:rsidR="00571664" w:rsidRPr="000A48C8" w:rsidRDefault="00571664" w:rsidP="00571664">
            <w:pPr>
              <w:spacing w:after="0" w:line="240" w:lineRule="auto"/>
            </w:pPr>
            <w:r w:rsidRPr="000A48C8">
              <w:t>updateGoal</w:t>
            </w:r>
          </w:p>
        </w:tc>
        <w:tc>
          <w:tcPr>
            <w:tcW w:w="1381" w:type="dxa"/>
            <w:tcPrChange w:id="253" w:author="Alex Robinson" w:date="2014-03-13T08:50:00Z">
              <w:tcPr>
                <w:tcW w:w="1381" w:type="dxa"/>
              </w:tcPr>
            </w:tcPrChange>
          </w:tcPr>
          <w:p w14:paraId="22BFFE4B" w14:textId="77777777" w:rsidR="00571664" w:rsidRPr="000A48C8" w:rsidRDefault="00571664" w:rsidP="00571664">
            <w:pPr>
              <w:spacing w:after="0" w:line="240" w:lineRule="auto"/>
            </w:pPr>
            <w:r w:rsidRPr="000A48C8">
              <w:t>N/A</w:t>
            </w:r>
          </w:p>
        </w:tc>
        <w:tc>
          <w:tcPr>
            <w:tcW w:w="6154" w:type="dxa"/>
            <w:tcPrChange w:id="254" w:author="Alex Robinson" w:date="2014-03-13T08:50:00Z">
              <w:tcPr>
                <w:tcW w:w="6154" w:type="dxa"/>
              </w:tcPr>
            </w:tcPrChange>
          </w:tcPr>
          <w:p w14:paraId="3A8B367F" w14:textId="77777777" w:rsidR="00571664" w:rsidRPr="000A48C8" w:rsidRDefault="00571664" w:rsidP="00571664">
            <w:pPr>
              <w:spacing w:after="0" w:line="240" w:lineRule="auto"/>
            </w:pPr>
            <w:r w:rsidRPr="000A48C8">
              <w:t>Determine the current goal of the ant.</w:t>
            </w:r>
          </w:p>
          <w:p w14:paraId="09B68945" w14:textId="77777777" w:rsidR="00571664" w:rsidRPr="000A48C8" w:rsidRDefault="00571664" w:rsidP="00571664">
            <w:pPr>
              <w:pStyle w:val="ListParagraph"/>
              <w:numPr>
                <w:ilvl w:val="0"/>
                <w:numId w:val="43"/>
              </w:numPr>
              <w:spacing w:after="0" w:line="240" w:lineRule="auto"/>
              <w:jc w:val="left"/>
            </w:pPr>
            <w:r w:rsidRPr="000A48C8">
              <w:t>If no goal – Give ant a random goal</w:t>
            </w:r>
          </w:p>
          <w:p w14:paraId="3ABCDB75" w14:textId="77777777" w:rsidR="00571664" w:rsidRPr="000A48C8" w:rsidRDefault="00571664" w:rsidP="00571664">
            <w:pPr>
              <w:pStyle w:val="ListParagraph"/>
              <w:numPr>
                <w:ilvl w:val="0"/>
                <w:numId w:val="43"/>
              </w:numPr>
              <w:spacing w:after="0" w:line="240" w:lineRule="auto"/>
              <w:jc w:val="left"/>
            </w:pPr>
            <w:r w:rsidRPr="000A48C8">
              <w:t>If guard nest – guard nest</w:t>
            </w:r>
          </w:p>
          <w:p w14:paraId="7A3BE49A" w14:textId="77777777" w:rsidR="00571664" w:rsidRPr="000A48C8" w:rsidRDefault="00571664" w:rsidP="00571664">
            <w:pPr>
              <w:pStyle w:val="ListParagraph"/>
              <w:numPr>
                <w:ilvl w:val="0"/>
                <w:numId w:val="43"/>
              </w:numPr>
              <w:spacing w:after="0" w:line="240" w:lineRule="auto"/>
              <w:jc w:val="left"/>
            </w:pPr>
            <w:r w:rsidRPr="000A48C8">
              <w:t>If guard pheromones – guard pheromones</w:t>
            </w:r>
          </w:p>
          <w:p w14:paraId="66BDE4A0" w14:textId="77777777" w:rsidR="00571664" w:rsidRPr="000A48C8" w:rsidRDefault="00571664" w:rsidP="00571664">
            <w:pPr>
              <w:pStyle w:val="ListParagraph"/>
              <w:numPr>
                <w:ilvl w:val="0"/>
                <w:numId w:val="43"/>
              </w:numPr>
              <w:spacing w:after="0" w:line="240" w:lineRule="auto"/>
              <w:jc w:val="left"/>
            </w:pPr>
            <w:r w:rsidRPr="000A48C8">
              <w:t>If guard food – guard food</w:t>
            </w:r>
          </w:p>
          <w:p w14:paraId="1DF8B18F" w14:textId="77777777" w:rsidR="00571664" w:rsidRPr="000A48C8" w:rsidRDefault="00571664" w:rsidP="00571664">
            <w:pPr>
              <w:pStyle w:val="ListParagraph"/>
              <w:spacing w:after="0" w:line="240" w:lineRule="auto"/>
            </w:pPr>
          </w:p>
        </w:tc>
      </w:tr>
      <w:tr w:rsidR="00571664" w:rsidRPr="000A48C8" w14:paraId="4BEC4CB2" w14:textId="77777777" w:rsidTr="00D97E8F">
        <w:tc>
          <w:tcPr>
            <w:tcW w:w="1977" w:type="dxa"/>
            <w:tcPrChange w:id="255" w:author="Alex Robinson" w:date="2014-03-13T08:50:00Z">
              <w:tcPr>
                <w:tcW w:w="1977" w:type="dxa"/>
              </w:tcPr>
            </w:tcPrChange>
          </w:tcPr>
          <w:p w14:paraId="398FBAD0" w14:textId="77777777" w:rsidR="00571664" w:rsidRPr="000A48C8" w:rsidRDefault="00571664" w:rsidP="00571664">
            <w:pPr>
              <w:spacing w:after="0" w:line="240" w:lineRule="auto"/>
            </w:pPr>
            <w:r w:rsidRPr="000A48C8">
              <w:t>draw</w:t>
            </w:r>
          </w:p>
        </w:tc>
        <w:tc>
          <w:tcPr>
            <w:tcW w:w="1381" w:type="dxa"/>
            <w:tcPrChange w:id="256" w:author="Alex Robinson" w:date="2014-03-13T08:50:00Z">
              <w:tcPr>
                <w:tcW w:w="1381" w:type="dxa"/>
              </w:tcPr>
            </w:tcPrChange>
          </w:tcPr>
          <w:p w14:paraId="59FE9561" w14:textId="77777777" w:rsidR="00571664" w:rsidRPr="000A48C8" w:rsidRDefault="00571664" w:rsidP="00571664">
            <w:pPr>
              <w:spacing w:after="0" w:line="240" w:lineRule="auto"/>
            </w:pPr>
            <w:r w:rsidRPr="000A48C8">
              <w:t>N/A</w:t>
            </w:r>
          </w:p>
        </w:tc>
        <w:tc>
          <w:tcPr>
            <w:tcW w:w="6154" w:type="dxa"/>
            <w:tcPrChange w:id="257" w:author="Alex Robinson" w:date="2014-03-13T08:50:00Z">
              <w:tcPr>
                <w:tcW w:w="6154" w:type="dxa"/>
              </w:tcPr>
            </w:tcPrChange>
          </w:tcPr>
          <w:p w14:paraId="16B57F96" w14:textId="77777777" w:rsidR="00571664" w:rsidRPr="000A48C8" w:rsidRDefault="00571664" w:rsidP="00571664">
            <w:pPr>
              <w:spacing w:after="0" w:line="240" w:lineRule="auto"/>
            </w:pPr>
            <w:r w:rsidRPr="000A48C8">
              <w:t>Draw the ant</w:t>
            </w:r>
          </w:p>
        </w:tc>
      </w:tr>
      <w:tr w:rsidR="00571664" w:rsidRPr="000A48C8" w14:paraId="014C96D3" w14:textId="77777777" w:rsidTr="00D97E8F">
        <w:tc>
          <w:tcPr>
            <w:tcW w:w="1977" w:type="dxa"/>
            <w:tcPrChange w:id="258" w:author="Alex Robinson" w:date="2014-03-13T08:50:00Z">
              <w:tcPr>
                <w:tcW w:w="1977" w:type="dxa"/>
              </w:tcPr>
            </w:tcPrChange>
          </w:tcPr>
          <w:p w14:paraId="43473323" w14:textId="77777777" w:rsidR="00571664" w:rsidRPr="000A48C8" w:rsidRDefault="00571664" w:rsidP="00571664">
            <w:pPr>
              <w:spacing w:after="0" w:line="240" w:lineRule="auto"/>
            </w:pPr>
            <w:r w:rsidRPr="000A48C8">
              <w:t>update</w:t>
            </w:r>
          </w:p>
        </w:tc>
        <w:tc>
          <w:tcPr>
            <w:tcW w:w="1381" w:type="dxa"/>
            <w:tcPrChange w:id="259" w:author="Alex Robinson" w:date="2014-03-13T08:50:00Z">
              <w:tcPr>
                <w:tcW w:w="1381" w:type="dxa"/>
              </w:tcPr>
            </w:tcPrChange>
          </w:tcPr>
          <w:p w14:paraId="1D81A3D4" w14:textId="77777777" w:rsidR="00571664" w:rsidRPr="000A48C8" w:rsidRDefault="00571664" w:rsidP="00571664">
            <w:pPr>
              <w:spacing w:after="0" w:line="240" w:lineRule="auto"/>
            </w:pPr>
            <w:r w:rsidRPr="000A48C8">
              <w:t>N/A</w:t>
            </w:r>
          </w:p>
        </w:tc>
        <w:tc>
          <w:tcPr>
            <w:tcW w:w="6154" w:type="dxa"/>
            <w:tcPrChange w:id="260" w:author="Alex Robinson" w:date="2014-03-13T08:50:00Z">
              <w:tcPr>
                <w:tcW w:w="6154" w:type="dxa"/>
              </w:tcPr>
            </w:tcPrChange>
          </w:tcPr>
          <w:p w14:paraId="1176B4E4" w14:textId="77777777" w:rsidR="00571664" w:rsidRPr="000A48C8" w:rsidRDefault="00571664" w:rsidP="00571664">
            <w:pPr>
              <w:spacing w:after="0" w:line="240" w:lineRule="auto"/>
            </w:pPr>
            <w:r w:rsidRPr="000A48C8">
              <w:t>Run through a complete update cycle of the ant. This includes:</w:t>
            </w:r>
          </w:p>
          <w:p w14:paraId="12063D23" w14:textId="77777777" w:rsidR="00571664" w:rsidRPr="000A48C8" w:rsidRDefault="00571664" w:rsidP="00571664">
            <w:pPr>
              <w:pStyle w:val="ListParagraph"/>
              <w:numPr>
                <w:ilvl w:val="0"/>
                <w:numId w:val="42"/>
              </w:numPr>
              <w:spacing w:after="0" w:line="240" w:lineRule="auto"/>
              <w:jc w:val="left"/>
            </w:pPr>
            <w:r w:rsidRPr="000A48C8">
              <w:t>Updating the ants health</w:t>
            </w:r>
          </w:p>
          <w:p w14:paraId="146424EF" w14:textId="77777777" w:rsidR="00571664" w:rsidRPr="000A48C8" w:rsidRDefault="00571664" w:rsidP="00571664">
            <w:pPr>
              <w:pStyle w:val="ListParagraph"/>
              <w:numPr>
                <w:ilvl w:val="0"/>
                <w:numId w:val="42"/>
              </w:numPr>
              <w:spacing w:after="0" w:line="240" w:lineRule="auto"/>
              <w:jc w:val="left"/>
            </w:pPr>
            <w:r w:rsidRPr="000A48C8">
              <w:t>Scan and smell surroundings</w:t>
            </w:r>
          </w:p>
          <w:p w14:paraId="60E9A7A9" w14:textId="77777777" w:rsidR="00571664" w:rsidRPr="000A48C8" w:rsidRDefault="00571664" w:rsidP="00571664">
            <w:pPr>
              <w:pStyle w:val="ListParagraph"/>
              <w:numPr>
                <w:ilvl w:val="0"/>
                <w:numId w:val="42"/>
              </w:numPr>
              <w:spacing w:after="0" w:line="240" w:lineRule="auto"/>
              <w:jc w:val="left"/>
            </w:pPr>
            <w:r w:rsidRPr="000A48C8">
              <w:t>Pick a target</w:t>
            </w:r>
          </w:p>
          <w:p w14:paraId="7ED1D921" w14:textId="77777777" w:rsidR="00571664" w:rsidRPr="000A48C8" w:rsidRDefault="00571664" w:rsidP="00571664">
            <w:pPr>
              <w:pStyle w:val="ListParagraph"/>
              <w:numPr>
                <w:ilvl w:val="0"/>
                <w:numId w:val="42"/>
              </w:numPr>
              <w:spacing w:after="0" w:line="240" w:lineRule="auto"/>
              <w:jc w:val="left"/>
            </w:pPr>
            <w:r w:rsidRPr="000A48C8">
              <w:t>Do task and update goal</w:t>
            </w:r>
          </w:p>
          <w:p w14:paraId="5383C5EA" w14:textId="77777777" w:rsidR="00571664" w:rsidRPr="000A48C8" w:rsidRDefault="00571664" w:rsidP="00571664">
            <w:pPr>
              <w:pStyle w:val="ListParagraph"/>
              <w:numPr>
                <w:ilvl w:val="0"/>
                <w:numId w:val="42"/>
              </w:numPr>
              <w:spacing w:after="0" w:line="240" w:lineRule="auto"/>
              <w:jc w:val="left"/>
            </w:pPr>
            <w:r w:rsidRPr="000A48C8">
              <w:t>Move ant and add it to the map</w:t>
            </w:r>
          </w:p>
        </w:tc>
      </w:tr>
    </w:tbl>
    <w:p w14:paraId="7242D6F2" w14:textId="77777777" w:rsidR="00571664" w:rsidRPr="0006781E" w:rsidRDefault="00571664" w:rsidP="00571664"/>
    <w:p w14:paraId="54932208" w14:textId="5E02ECB6" w:rsidR="00F57BB5" w:rsidRDefault="00F57BB5" w:rsidP="006D3982">
      <w:pPr>
        <w:pStyle w:val="Heading3"/>
      </w:pPr>
      <w:r>
        <w:t>Queen</w:t>
      </w:r>
    </w:p>
    <w:p w14:paraId="71BE9C33" w14:textId="29C21199" w:rsidR="0004265B" w:rsidRDefault="0004265B" w:rsidP="0004265B">
      <w:r>
        <w:t>A queen ant is another specific type of ant. The Queen ant is responsible for creating new nests and therefore needs to be able to:</w:t>
      </w:r>
    </w:p>
    <w:p w14:paraId="6C58E7D0" w14:textId="652125D9" w:rsidR="0004265B" w:rsidRPr="0004265B" w:rsidRDefault="0004265B" w:rsidP="00E357D0">
      <w:pPr>
        <w:pStyle w:val="ListParagraph"/>
        <w:numPr>
          <w:ilvl w:val="0"/>
          <w:numId w:val="36"/>
        </w:numPr>
        <w:rPr>
          <w:b/>
        </w:rPr>
      </w:pPr>
      <w:r w:rsidRPr="0004265B">
        <w:rPr>
          <w:b/>
        </w:rPr>
        <w:t>Pick nest site</w:t>
      </w:r>
    </w:p>
    <w:p w14:paraId="1529D7F4" w14:textId="35480338" w:rsidR="0004265B" w:rsidRPr="0004265B" w:rsidRDefault="0004265B" w:rsidP="00E357D0">
      <w:pPr>
        <w:pStyle w:val="ListParagraph"/>
        <w:numPr>
          <w:ilvl w:val="0"/>
          <w:numId w:val="36"/>
        </w:numPr>
        <w:rPr>
          <w:b/>
        </w:rPr>
      </w:pPr>
      <w:r w:rsidRPr="0004265B">
        <w:rPr>
          <w:b/>
        </w:rPr>
        <w:t>Create a nest</w:t>
      </w:r>
    </w:p>
    <w:p w14:paraId="093CE7E5" w14:textId="77777777" w:rsidR="00A642B7" w:rsidRDefault="00A642B7" w:rsidP="009D1EE3">
      <w:pPr>
        <w:pStyle w:val="ListParagraph"/>
        <w:ind w:left="0"/>
        <w:rPr>
          <w:b/>
        </w:rPr>
      </w:pPr>
    </w:p>
    <w:p w14:paraId="00990374" w14:textId="77777777" w:rsidR="00867208" w:rsidRDefault="00867208" w:rsidP="009D1EE3">
      <w:pPr>
        <w:pStyle w:val="ListParagraph"/>
        <w:ind w:left="0"/>
      </w:pPr>
      <w:r w:rsidRPr="00867208">
        <w:t xml:space="preserve">The queen class: </w:t>
      </w:r>
    </w:p>
    <w:p w14:paraId="092622A8" w14:textId="77777777" w:rsidR="00867208" w:rsidRPr="00867208" w:rsidRDefault="00867208" w:rsidP="009D1EE3">
      <w:pPr>
        <w:pStyle w:val="ListParagraph"/>
        <w:ind w:left="0"/>
      </w:pPr>
      <w:r w:rsidRPr="00867208">
        <w:rPr>
          <w:i/>
        </w:rPr>
        <w:t>Note</w:t>
      </w:r>
      <w:r w:rsidRPr="00867208">
        <w:t>: inherits from Ant</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61" w:author="Alex Robinson" w:date="2014-03-13T08:50:00Z">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506"/>
        <w:gridCol w:w="1381"/>
        <w:gridCol w:w="6577"/>
        <w:tblGridChange w:id="262">
          <w:tblGrid>
            <w:gridCol w:w="1506"/>
            <w:gridCol w:w="1381"/>
            <w:gridCol w:w="6577"/>
          </w:tblGrid>
        </w:tblGridChange>
      </w:tblGrid>
      <w:tr w:rsidR="00A642B7" w:rsidRPr="000A48C8" w14:paraId="54DAE7DE" w14:textId="77777777" w:rsidTr="00D97E8F">
        <w:tc>
          <w:tcPr>
            <w:tcW w:w="1506" w:type="dxa"/>
            <w:tcPrChange w:id="263" w:author="Alex Robinson" w:date="2014-03-13T08:50:00Z">
              <w:tcPr>
                <w:tcW w:w="1506" w:type="dxa"/>
              </w:tcPr>
            </w:tcPrChange>
          </w:tcPr>
          <w:p w14:paraId="170C2C46" w14:textId="77777777" w:rsidR="00A642B7" w:rsidRPr="000A48C8" w:rsidRDefault="00A642B7" w:rsidP="00A642B7">
            <w:pPr>
              <w:spacing w:after="0" w:line="240" w:lineRule="auto"/>
              <w:rPr>
                <w:b/>
              </w:rPr>
            </w:pPr>
            <w:r w:rsidRPr="000A48C8">
              <w:rPr>
                <w:b/>
              </w:rPr>
              <w:t>Procedure</w:t>
            </w:r>
          </w:p>
        </w:tc>
        <w:tc>
          <w:tcPr>
            <w:tcW w:w="1381" w:type="dxa"/>
            <w:tcPrChange w:id="264" w:author="Alex Robinson" w:date="2014-03-13T08:50:00Z">
              <w:tcPr>
                <w:tcW w:w="1381" w:type="dxa"/>
              </w:tcPr>
            </w:tcPrChange>
          </w:tcPr>
          <w:p w14:paraId="490B42F9" w14:textId="77777777" w:rsidR="00A642B7" w:rsidRPr="000A48C8" w:rsidRDefault="00A642B7" w:rsidP="00A642B7">
            <w:pPr>
              <w:spacing w:after="0" w:line="240" w:lineRule="auto"/>
              <w:rPr>
                <w:b/>
              </w:rPr>
            </w:pPr>
            <w:r w:rsidRPr="000A48C8">
              <w:rPr>
                <w:b/>
              </w:rPr>
              <w:t>Parameters</w:t>
            </w:r>
          </w:p>
        </w:tc>
        <w:tc>
          <w:tcPr>
            <w:tcW w:w="6577" w:type="dxa"/>
            <w:tcPrChange w:id="265" w:author="Alex Robinson" w:date="2014-03-13T08:50:00Z">
              <w:tcPr>
                <w:tcW w:w="6577" w:type="dxa"/>
              </w:tcPr>
            </w:tcPrChange>
          </w:tcPr>
          <w:p w14:paraId="50151BDE" w14:textId="77777777" w:rsidR="00A642B7" w:rsidRPr="000A48C8" w:rsidRDefault="00A642B7" w:rsidP="00A642B7">
            <w:pPr>
              <w:spacing w:after="0" w:line="240" w:lineRule="auto"/>
              <w:rPr>
                <w:b/>
              </w:rPr>
            </w:pPr>
            <w:r w:rsidRPr="000A48C8">
              <w:rPr>
                <w:b/>
              </w:rPr>
              <w:t>Description</w:t>
            </w:r>
          </w:p>
        </w:tc>
      </w:tr>
      <w:tr w:rsidR="00A642B7" w:rsidRPr="000A48C8" w14:paraId="31A423D1" w14:textId="77777777" w:rsidTr="00D97E8F">
        <w:tc>
          <w:tcPr>
            <w:tcW w:w="1506" w:type="dxa"/>
            <w:tcPrChange w:id="266" w:author="Alex Robinson" w:date="2014-03-13T08:50:00Z">
              <w:tcPr>
                <w:tcW w:w="1506" w:type="dxa"/>
              </w:tcPr>
            </w:tcPrChange>
          </w:tcPr>
          <w:p w14:paraId="6CFE0FC7" w14:textId="77777777" w:rsidR="00A642B7" w:rsidRPr="000A48C8" w:rsidRDefault="00A642B7" w:rsidP="00A642B7">
            <w:pPr>
              <w:spacing w:after="0" w:line="240" w:lineRule="auto"/>
            </w:pPr>
            <w:r w:rsidRPr="000A48C8">
              <w:t>doTask</w:t>
            </w:r>
          </w:p>
        </w:tc>
        <w:tc>
          <w:tcPr>
            <w:tcW w:w="1381" w:type="dxa"/>
            <w:tcPrChange w:id="267" w:author="Alex Robinson" w:date="2014-03-13T08:50:00Z">
              <w:tcPr>
                <w:tcW w:w="1381" w:type="dxa"/>
              </w:tcPr>
            </w:tcPrChange>
          </w:tcPr>
          <w:p w14:paraId="69B04737" w14:textId="77777777" w:rsidR="00A642B7" w:rsidRPr="000A48C8" w:rsidRDefault="00A642B7" w:rsidP="00A642B7">
            <w:pPr>
              <w:spacing w:after="0" w:line="240" w:lineRule="auto"/>
            </w:pPr>
            <w:r w:rsidRPr="000A48C8">
              <w:t>N/A</w:t>
            </w:r>
          </w:p>
        </w:tc>
        <w:tc>
          <w:tcPr>
            <w:tcW w:w="6577" w:type="dxa"/>
            <w:tcPrChange w:id="268" w:author="Alex Robinson" w:date="2014-03-13T08:50:00Z">
              <w:tcPr>
                <w:tcW w:w="6577" w:type="dxa"/>
              </w:tcPr>
            </w:tcPrChange>
          </w:tcPr>
          <w:p w14:paraId="2AA907FC" w14:textId="77777777" w:rsidR="00A642B7" w:rsidRPr="000A48C8" w:rsidRDefault="00A642B7" w:rsidP="00A642B7">
            <w:pPr>
              <w:spacing w:after="0" w:line="240" w:lineRule="auto"/>
            </w:pPr>
            <w:r w:rsidRPr="000A48C8">
              <w:t>Decide what actions need to be done to achieve the current goal.</w:t>
            </w:r>
          </w:p>
        </w:tc>
      </w:tr>
      <w:tr w:rsidR="00A642B7" w:rsidRPr="000A48C8" w14:paraId="2525D67B" w14:textId="77777777" w:rsidTr="00D97E8F">
        <w:tc>
          <w:tcPr>
            <w:tcW w:w="1506" w:type="dxa"/>
            <w:tcPrChange w:id="269" w:author="Alex Robinson" w:date="2014-03-13T08:50:00Z">
              <w:tcPr>
                <w:tcW w:w="1506" w:type="dxa"/>
              </w:tcPr>
            </w:tcPrChange>
          </w:tcPr>
          <w:p w14:paraId="00FED788" w14:textId="77777777" w:rsidR="00A642B7" w:rsidRPr="000A48C8" w:rsidRDefault="00A642B7" w:rsidP="00A642B7">
            <w:pPr>
              <w:spacing w:after="0" w:line="240" w:lineRule="auto"/>
            </w:pPr>
            <w:r w:rsidRPr="000A48C8">
              <w:t>updateGoal</w:t>
            </w:r>
          </w:p>
        </w:tc>
        <w:tc>
          <w:tcPr>
            <w:tcW w:w="1381" w:type="dxa"/>
            <w:tcPrChange w:id="270" w:author="Alex Robinson" w:date="2014-03-13T08:50:00Z">
              <w:tcPr>
                <w:tcW w:w="1381" w:type="dxa"/>
              </w:tcPr>
            </w:tcPrChange>
          </w:tcPr>
          <w:p w14:paraId="4B9F1E46" w14:textId="77777777" w:rsidR="00A642B7" w:rsidRPr="000A48C8" w:rsidRDefault="00A642B7" w:rsidP="00A642B7">
            <w:pPr>
              <w:spacing w:after="0" w:line="240" w:lineRule="auto"/>
            </w:pPr>
            <w:r w:rsidRPr="000A48C8">
              <w:t>N/A</w:t>
            </w:r>
          </w:p>
        </w:tc>
        <w:tc>
          <w:tcPr>
            <w:tcW w:w="6577" w:type="dxa"/>
            <w:tcPrChange w:id="271" w:author="Alex Robinson" w:date="2014-03-13T08:50:00Z">
              <w:tcPr>
                <w:tcW w:w="6577" w:type="dxa"/>
              </w:tcPr>
            </w:tcPrChange>
          </w:tcPr>
          <w:p w14:paraId="3259412B" w14:textId="77777777" w:rsidR="00A642B7" w:rsidRPr="000A48C8" w:rsidRDefault="00A642B7" w:rsidP="00A642B7">
            <w:pPr>
              <w:spacing w:after="0" w:line="240" w:lineRule="auto"/>
            </w:pPr>
            <w:r w:rsidRPr="000A48C8">
              <w:t>Determine the current goal of the ant.</w:t>
            </w:r>
          </w:p>
        </w:tc>
      </w:tr>
      <w:tr w:rsidR="00A642B7" w:rsidRPr="000A48C8" w14:paraId="57C4A879" w14:textId="77777777" w:rsidTr="00D97E8F">
        <w:tc>
          <w:tcPr>
            <w:tcW w:w="1506" w:type="dxa"/>
            <w:tcPrChange w:id="272" w:author="Alex Robinson" w:date="2014-03-13T08:50:00Z">
              <w:tcPr>
                <w:tcW w:w="1506" w:type="dxa"/>
              </w:tcPr>
            </w:tcPrChange>
          </w:tcPr>
          <w:p w14:paraId="37A1E794" w14:textId="77777777" w:rsidR="00A642B7" w:rsidRPr="000A48C8" w:rsidRDefault="00A642B7" w:rsidP="00A642B7">
            <w:pPr>
              <w:spacing w:after="0" w:line="240" w:lineRule="auto"/>
            </w:pPr>
            <w:r w:rsidRPr="000A48C8">
              <w:t>pickDirection</w:t>
            </w:r>
          </w:p>
        </w:tc>
        <w:tc>
          <w:tcPr>
            <w:tcW w:w="1381" w:type="dxa"/>
            <w:tcPrChange w:id="273" w:author="Alex Robinson" w:date="2014-03-13T08:50:00Z">
              <w:tcPr>
                <w:tcW w:w="1381" w:type="dxa"/>
              </w:tcPr>
            </w:tcPrChange>
          </w:tcPr>
          <w:p w14:paraId="593DE9C3" w14:textId="77777777" w:rsidR="00A642B7" w:rsidRPr="000A48C8" w:rsidRDefault="00A642B7" w:rsidP="00A642B7">
            <w:pPr>
              <w:spacing w:after="0" w:line="240" w:lineRule="auto"/>
            </w:pPr>
            <w:r w:rsidRPr="000A48C8">
              <w:t>N/A</w:t>
            </w:r>
          </w:p>
        </w:tc>
        <w:tc>
          <w:tcPr>
            <w:tcW w:w="6577" w:type="dxa"/>
            <w:tcPrChange w:id="274" w:author="Alex Robinson" w:date="2014-03-13T08:50:00Z">
              <w:tcPr>
                <w:tcW w:w="6577" w:type="dxa"/>
              </w:tcPr>
            </w:tcPrChange>
          </w:tcPr>
          <w:p w14:paraId="373DC53E" w14:textId="77777777" w:rsidR="00A642B7" w:rsidRPr="000A48C8" w:rsidRDefault="00A642B7" w:rsidP="00A642B7">
            <w:pPr>
              <w:spacing w:after="0" w:line="240" w:lineRule="auto"/>
            </w:pPr>
            <w:r w:rsidRPr="000A48C8">
              <w:t>Pick the direction the ant will go in, to make the nest.</w:t>
            </w:r>
          </w:p>
        </w:tc>
      </w:tr>
      <w:tr w:rsidR="00A642B7" w:rsidRPr="000A48C8" w14:paraId="0AF4172A" w14:textId="77777777" w:rsidTr="00D97E8F">
        <w:tc>
          <w:tcPr>
            <w:tcW w:w="1506" w:type="dxa"/>
            <w:tcPrChange w:id="275" w:author="Alex Robinson" w:date="2014-03-13T08:50:00Z">
              <w:tcPr>
                <w:tcW w:w="1506" w:type="dxa"/>
              </w:tcPr>
            </w:tcPrChange>
          </w:tcPr>
          <w:p w14:paraId="2E8018B4" w14:textId="77777777" w:rsidR="00A642B7" w:rsidRPr="000A48C8" w:rsidRDefault="00A642B7" w:rsidP="00A642B7">
            <w:pPr>
              <w:spacing w:after="0" w:line="240" w:lineRule="auto"/>
            </w:pPr>
            <w:r w:rsidRPr="000A48C8">
              <w:t>createNest</w:t>
            </w:r>
          </w:p>
        </w:tc>
        <w:tc>
          <w:tcPr>
            <w:tcW w:w="1381" w:type="dxa"/>
            <w:tcPrChange w:id="276" w:author="Alex Robinson" w:date="2014-03-13T08:50:00Z">
              <w:tcPr>
                <w:tcW w:w="1381" w:type="dxa"/>
              </w:tcPr>
            </w:tcPrChange>
          </w:tcPr>
          <w:p w14:paraId="034076B4" w14:textId="77777777" w:rsidR="00A642B7" w:rsidRPr="000A48C8" w:rsidRDefault="00A642B7" w:rsidP="00A642B7">
            <w:pPr>
              <w:spacing w:after="0" w:line="240" w:lineRule="auto"/>
            </w:pPr>
            <w:r w:rsidRPr="000A48C8">
              <w:t>N/A</w:t>
            </w:r>
          </w:p>
        </w:tc>
        <w:tc>
          <w:tcPr>
            <w:tcW w:w="6577" w:type="dxa"/>
            <w:tcPrChange w:id="277" w:author="Alex Robinson" w:date="2014-03-13T08:50:00Z">
              <w:tcPr>
                <w:tcW w:w="6577" w:type="dxa"/>
              </w:tcPr>
            </w:tcPrChange>
          </w:tcPr>
          <w:p w14:paraId="5B168B8A" w14:textId="77777777" w:rsidR="00A642B7" w:rsidRPr="000A48C8" w:rsidRDefault="00A642B7" w:rsidP="00A642B7">
            <w:pPr>
              <w:spacing w:after="0" w:line="240" w:lineRule="auto"/>
            </w:pPr>
            <w:r w:rsidRPr="000A48C8">
              <w:t>Create a new nest in the ant’s current location, and kill the queen ant.</w:t>
            </w:r>
          </w:p>
        </w:tc>
      </w:tr>
      <w:tr w:rsidR="00A642B7" w:rsidRPr="000A48C8" w14:paraId="003614F1" w14:textId="77777777" w:rsidTr="00D97E8F">
        <w:tc>
          <w:tcPr>
            <w:tcW w:w="1506" w:type="dxa"/>
            <w:tcPrChange w:id="278" w:author="Alex Robinson" w:date="2014-03-13T08:50:00Z">
              <w:tcPr>
                <w:tcW w:w="1506" w:type="dxa"/>
              </w:tcPr>
            </w:tcPrChange>
          </w:tcPr>
          <w:p w14:paraId="51294B32" w14:textId="77777777" w:rsidR="00A642B7" w:rsidRPr="000A48C8" w:rsidRDefault="00A642B7" w:rsidP="00A642B7">
            <w:pPr>
              <w:spacing w:after="0" w:line="240" w:lineRule="auto"/>
            </w:pPr>
            <w:r w:rsidRPr="000A48C8">
              <w:t>draw</w:t>
            </w:r>
          </w:p>
        </w:tc>
        <w:tc>
          <w:tcPr>
            <w:tcW w:w="1381" w:type="dxa"/>
            <w:tcPrChange w:id="279" w:author="Alex Robinson" w:date="2014-03-13T08:50:00Z">
              <w:tcPr>
                <w:tcW w:w="1381" w:type="dxa"/>
              </w:tcPr>
            </w:tcPrChange>
          </w:tcPr>
          <w:p w14:paraId="3836AC0F" w14:textId="77777777" w:rsidR="00A642B7" w:rsidRPr="000A48C8" w:rsidRDefault="00A642B7" w:rsidP="00A642B7">
            <w:pPr>
              <w:spacing w:after="0" w:line="240" w:lineRule="auto"/>
            </w:pPr>
            <w:r w:rsidRPr="000A48C8">
              <w:t>N/A</w:t>
            </w:r>
          </w:p>
        </w:tc>
        <w:tc>
          <w:tcPr>
            <w:tcW w:w="6577" w:type="dxa"/>
            <w:tcPrChange w:id="280" w:author="Alex Robinson" w:date="2014-03-13T08:50:00Z">
              <w:tcPr>
                <w:tcW w:w="6577" w:type="dxa"/>
              </w:tcPr>
            </w:tcPrChange>
          </w:tcPr>
          <w:p w14:paraId="24738EB2" w14:textId="77777777" w:rsidR="00A642B7" w:rsidRPr="000A48C8" w:rsidRDefault="00A642B7" w:rsidP="00A642B7">
            <w:pPr>
              <w:spacing w:after="0" w:line="240" w:lineRule="auto"/>
            </w:pPr>
            <w:r w:rsidRPr="000A48C8">
              <w:t>Draw the ant</w:t>
            </w:r>
          </w:p>
        </w:tc>
      </w:tr>
      <w:tr w:rsidR="00A642B7" w:rsidRPr="000A48C8" w14:paraId="669A494D" w14:textId="77777777" w:rsidTr="00D97E8F">
        <w:tc>
          <w:tcPr>
            <w:tcW w:w="1506" w:type="dxa"/>
            <w:tcPrChange w:id="281" w:author="Alex Robinson" w:date="2014-03-13T08:50:00Z">
              <w:tcPr>
                <w:tcW w:w="1506" w:type="dxa"/>
              </w:tcPr>
            </w:tcPrChange>
          </w:tcPr>
          <w:p w14:paraId="35CDFF99" w14:textId="77777777" w:rsidR="00A642B7" w:rsidRPr="000A48C8" w:rsidRDefault="00A642B7" w:rsidP="00A642B7">
            <w:pPr>
              <w:spacing w:after="0" w:line="240" w:lineRule="auto"/>
            </w:pPr>
            <w:r w:rsidRPr="000A48C8">
              <w:t>update</w:t>
            </w:r>
          </w:p>
        </w:tc>
        <w:tc>
          <w:tcPr>
            <w:tcW w:w="1381" w:type="dxa"/>
            <w:tcPrChange w:id="282" w:author="Alex Robinson" w:date="2014-03-13T08:50:00Z">
              <w:tcPr>
                <w:tcW w:w="1381" w:type="dxa"/>
              </w:tcPr>
            </w:tcPrChange>
          </w:tcPr>
          <w:p w14:paraId="3AD36434" w14:textId="77777777" w:rsidR="00A642B7" w:rsidRPr="000A48C8" w:rsidRDefault="00A642B7" w:rsidP="00A642B7">
            <w:pPr>
              <w:spacing w:after="0" w:line="240" w:lineRule="auto"/>
            </w:pPr>
            <w:r w:rsidRPr="000A48C8">
              <w:t>N/A</w:t>
            </w:r>
          </w:p>
        </w:tc>
        <w:tc>
          <w:tcPr>
            <w:tcW w:w="6577" w:type="dxa"/>
            <w:tcPrChange w:id="283" w:author="Alex Robinson" w:date="2014-03-13T08:50:00Z">
              <w:tcPr>
                <w:tcW w:w="6577" w:type="dxa"/>
              </w:tcPr>
            </w:tcPrChange>
          </w:tcPr>
          <w:p w14:paraId="5AB7FC06" w14:textId="77777777" w:rsidR="00A642B7" w:rsidRDefault="00A642B7" w:rsidP="00A642B7">
            <w:pPr>
              <w:spacing w:after="0" w:line="240" w:lineRule="auto"/>
            </w:pPr>
            <w:r w:rsidRPr="000A48C8">
              <w:t>Run through the ants update cycle.</w:t>
            </w:r>
          </w:p>
          <w:p w14:paraId="5F4C69EA" w14:textId="77777777" w:rsidR="009D1EE3" w:rsidRDefault="009D1EE3" w:rsidP="009D1EE3">
            <w:pPr>
              <w:numPr>
                <w:ilvl w:val="0"/>
                <w:numId w:val="46"/>
              </w:numPr>
              <w:spacing w:after="0" w:line="240" w:lineRule="auto"/>
            </w:pPr>
            <w:r>
              <w:t>Update ants health</w:t>
            </w:r>
          </w:p>
          <w:p w14:paraId="118819E4" w14:textId="77777777" w:rsidR="009D1EE3" w:rsidRDefault="00835786" w:rsidP="009D1EE3">
            <w:pPr>
              <w:numPr>
                <w:ilvl w:val="0"/>
                <w:numId w:val="46"/>
              </w:numPr>
              <w:spacing w:after="0" w:line="240" w:lineRule="auto"/>
            </w:pPr>
            <w:r>
              <w:t>Determine</w:t>
            </w:r>
            <w:r w:rsidR="009D1EE3">
              <w:t xml:space="preserve"> if has died or not</w:t>
            </w:r>
          </w:p>
          <w:p w14:paraId="2D55F82D" w14:textId="77777777" w:rsidR="009D1EE3" w:rsidRDefault="009D1EE3" w:rsidP="009D1EE3">
            <w:pPr>
              <w:numPr>
                <w:ilvl w:val="0"/>
                <w:numId w:val="46"/>
              </w:numPr>
              <w:spacing w:after="0" w:line="240" w:lineRule="auto"/>
            </w:pPr>
            <w:r>
              <w:t>If haven’t reached nest then continue moving</w:t>
            </w:r>
          </w:p>
          <w:p w14:paraId="561EA09A" w14:textId="77777777" w:rsidR="009D1EE3" w:rsidRDefault="009D1EE3" w:rsidP="009D1EE3">
            <w:pPr>
              <w:numPr>
                <w:ilvl w:val="0"/>
                <w:numId w:val="46"/>
              </w:numPr>
              <w:spacing w:after="0" w:line="240" w:lineRule="auto"/>
            </w:pPr>
            <w:r>
              <w:t xml:space="preserve">Else </w:t>
            </w:r>
          </w:p>
          <w:p w14:paraId="70040E02" w14:textId="77777777" w:rsidR="009D1EE3" w:rsidRPr="000A48C8" w:rsidRDefault="009D1EE3" w:rsidP="009D1EE3">
            <w:pPr>
              <w:numPr>
                <w:ilvl w:val="0"/>
                <w:numId w:val="46"/>
              </w:numPr>
              <w:spacing w:after="0" w:line="240" w:lineRule="auto"/>
            </w:pPr>
            <w:r>
              <w:t>Create nest and die.</w:t>
            </w:r>
          </w:p>
        </w:tc>
      </w:tr>
    </w:tbl>
    <w:p w14:paraId="47FB0270" w14:textId="77777777" w:rsidR="00A642B7" w:rsidRPr="0004265B" w:rsidRDefault="00A642B7" w:rsidP="00A642B7">
      <w:pPr>
        <w:pStyle w:val="ListParagraph"/>
        <w:ind w:left="0"/>
        <w:rPr>
          <w:b/>
        </w:rPr>
      </w:pPr>
    </w:p>
    <w:p w14:paraId="6A948017" w14:textId="7D754EAD" w:rsidR="00F57BB5" w:rsidRDefault="00F57BB5" w:rsidP="006D3982">
      <w:pPr>
        <w:pStyle w:val="Heading3"/>
      </w:pPr>
      <w:r>
        <w:t>Species</w:t>
      </w:r>
    </w:p>
    <w:p w14:paraId="43B5E7A6" w14:textId="5918D8B4" w:rsidR="0004265B" w:rsidRDefault="00845F3E" w:rsidP="0004265B">
      <w:r>
        <w:t>A species is a collection of specific values of characteristics. A characteristic is a property of an ant e.g. an ant’s eye sight (how far the ant can see). The following basic characteristics will be implemented:</w:t>
      </w:r>
    </w:p>
    <w:p w14:paraId="293E5BB7" w14:textId="2090A87F" w:rsidR="00845F3E" w:rsidRPr="00802C9D" w:rsidRDefault="00845F3E" w:rsidP="00E357D0">
      <w:pPr>
        <w:pStyle w:val="ListParagraph"/>
        <w:numPr>
          <w:ilvl w:val="0"/>
          <w:numId w:val="37"/>
        </w:numPr>
        <w:rPr>
          <w:b/>
        </w:rPr>
      </w:pPr>
      <w:r w:rsidRPr="00802C9D">
        <w:rPr>
          <w:b/>
        </w:rPr>
        <w:lastRenderedPageBreak/>
        <w:t>Speed</w:t>
      </w:r>
      <w:r w:rsidR="00802C9D">
        <w:rPr>
          <w:b/>
        </w:rPr>
        <w:t xml:space="preserve"> – </w:t>
      </w:r>
      <w:r w:rsidR="00802C9D">
        <w:t>The speed the ant can move</w:t>
      </w:r>
    </w:p>
    <w:p w14:paraId="58514BA7" w14:textId="4B0BC5BC" w:rsidR="00845F3E" w:rsidRPr="00802C9D" w:rsidRDefault="00845F3E" w:rsidP="00E357D0">
      <w:pPr>
        <w:pStyle w:val="ListParagraph"/>
        <w:numPr>
          <w:ilvl w:val="0"/>
          <w:numId w:val="37"/>
        </w:numPr>
        <w:rPr>
          <w:b/>
        </w:rPr>
      </w:pPr>
      <w:r w:rsidRPr="00802C9D">
        <w:rPr>
          <w:b/>
        </w:rPr>
        <w:t>Antenna size</w:t>
      </w:r>
      <w:r w:rsidR="00802C9D">
        <w:rPr>
          <w:b/>
        </w:rPr>
        <w:t xml:space="preserve"> – </w:t>
      </w:r>
      <w:r w:rsidR="00802C9D">
        <w:t>The size of the ants antenna (determines how far away the ant can smell pheromones)</w:t>
      </w:r>
    </w:p>
    <w:p w14:paraId="662F59EB" w14:textId="5AE0B061" w:rsidR="00802C9D" w:rsidRPr="00802C9D" w:rsidRDefault="00802C9D" w:rsidP="00E357D0">
      <w:pPr>
        <w:pStyle w:val="ListParagraph"/>
        <w:numPr>
          <w:ilvl w:val="0"/>
          <w:numId w:val="37"/>
        </w:numPr>
        <w:rPr>
          <w:b/>
        </w:rPr>
      </w:pPr>
      <w:r w:rsidRPr="00802C9D">
        <w:rPr>
          <w:b/>
        </w:rPr>
        <w:t>Antenna angle</w:t>
      </w:r>
      <w:r>
        <w:rPr>
          <w:b/>
        </w:rPr>
        <w:t xml:space="preserve"> – </w:t>
      </w:r>
      <w:r>
        <w:t>The angle through which the ant can detect pheromones from its current direction</w:t>
      </w:r>
    </w:p>
    <w:p w14:paraId="51E2BB80" w14:textId="1413F521" w:rsidR="00802C9D" w:rsidRPr="00802C9D" w:rsidRDefault="00802C9D" w:rsidP="00E357D0">
      <w:pPr>
        <w:pStyle w:val="ListParagraph"/>
        <w:numPr>
          <w:ilvl w:val="0"/>
          <w:numId w:val="37"/>
        </w:numPr>
        <w:rPr>
          <w:b/>
        </w:rPr>
      </w:pPr>
      <w:r w:rsidRPr="00802C9D">
        <w:rPr>
          <w:b/>
        </w:rPr>
        <w:t>Eye sight</w:t>
      </w:r>
      <w:r>
        <w:rPr>
          <w:b/>
        </w:rPr>
        <w:t xml:space="preserve"> – </w:t>
      </w:r>
      <w:r>
        <w:t>The range at which the ant can see objects</w:t>
      </w:r>
    </w:p>
    <w:p w14:paraId="1AA27A02" w14:textId="33A78903" w:rsidR="00802C9D" w:rsidRPr="00802C9D" w:rsidRDefault="00802C9D" w:rsidP="00E357D0">
      <w:pPr>
        <w:pStyle w:val="ListParagraph"/>
        <w:numPr>
          <w:ilvl w:val="0"/>
          <w:numId w:val="37"/>
        </w:numPr>
        <w:rPr>
          <w:b/>
        </w:rPr>
      </w:pPr>
      <w:r w:rsidRPr="00802C9D">
        <w:rPr>
          <w:b/>
        </w:rPr>
        <w:t>Eye angle</w:t>
      </w:r>
      <w:r>
        <w:rPr>
          <w:b/>
        </w:rPr>
        <w:t xml:space="preserve"> – </w:t>
      </w:r>
      <w:r>
        <w:t>The angle through which the ant can see objects from its current direction</w:t>
      </w:r>
    </w:p>
    <w:p w14:paraId="2A0A580E" w14:textId="7B62EB48" w:rsidR="00845F3E" w:rsidRPr="00802C9D" w:rsidRDefault="00845F3E" w:rsidP="00E357D0">
      <w:pPr>
        <w:pStyle w:val="ListParagraph"/>
        <w:numPr>
          <w:ilvl w:val="0"/>
          <w:numId w:val="37"/>
        </w:numPr>
        <w:rPr>
          <w:b/>
        </w:rPr>
      </w:pPr>
      <w:r w:rsidRPr="00802C9D">
        <w:rPr>
          <w:b/>
        </w:rPr>
        <w:t>Jaw size</w:t>
      </w:r>
      <w:r w:rsidR="00802C9D">
        <w:rPr>
          <w:b/>
        </w:rPr>
        <w:t xml:space="preserve"> – </w:t>
      </w:r>
      <w:r w:rsidR="00802C9D">
        <w:t>The size of the jaw of the ant (determines how much food an ant can carry)</w:t>
      </w:r>
    </w:p>
    <w:p w14:paraId="62A64177" w14:textId="0C227DA7" w:rsidR="00802C9D" w:rsidRDefault="00802C9D" w:rsidP="00E357D0">
      <w:pPr>
        <w:pStyle w:val="ListParagraph"/>
        <w:numPr>
          <w:ilvl w:val="0"/>
          <w:numId w:val="37"/>
        </w:numPr>
        <w:rPr>
          <w:b/>
        </w:rPr>
      </w:pPr>
      <w:r>
        <w:rPr>
          <w:b/>
        </w:rPr>
        <w:t xml:space="preserve">Jaw strength – </w:t>
      </w:r>
      <w:r w:rsidRPr="00154A68">
        <w:t>The strength of the ants jaw (</w:t>
      </w:r>
      <w:r w:rsidR="00154A68" w:rsidRPr="00154A68">
        <w:t>determines</w:t>
      </w:r>
      <w:r w:rsidRPr="00154A68">
        <w:t xml:space="preserve"> how much damage it can do when biting other ants)</w:t>
      </w:r>
    </w:p>
    <w:p w14:paraId="41EF10B1" w14:textId="39F2ED3E" w:rsidR="00802C9D" w:rsidRPr="00802C9D" w:rsidRDefault="00802C9D" w:rsidP="00E357D0">
      <w:pPr>
        <w:pStyle w:val="ListParagraph"/>
        <w:numPr>
          <w:ilvl w:val="0"/>
          <w:numId w:val="37"/>
        </w:numPr>
        <w:rPr>
          <w:b/>
        </w:rPr>
      </w:pPr>
      <w:r w:rsidRPr="00802C9D">
        <w:rPr>
          <w:b/>
        </w:rPr>
        <w:t>Sting size</w:t>
      </w:r>
      <w:r w:rsidR="00154A68">
        <w:rPr>
          <w:b/>
        </w:rPr>
        <w:t xml:space="preserve"> – </w:t>
      </w:r>
      <w:r w:rsidR="00154A68">
        <w:t>The size of the ants string (determines how far the ant can attack)</w:t>
      </w:r>
    </w:p>
    <w:p w14:paraId="326739F6" w14:textId="00F40FB3" w:rsidR="00845F3E" w:rsidRPr="00154A68" w:rsidRDefault="00845F3E" w:rsidP="00E357D0">
      <w:pPr>
        <w:pStyle w:val="ListParagraph"/>
        <w:numPr>
          <w:ilvl w:val="0"/>
          <w:numId w:val="37"/>
        </w:numPr>
        <w:rPr>
          <w:b/>
        </w:rPr>
      </w:pPr>
      <w:r w:rsidRPr="00802C9D">
        <w:rPr>
          <w:b/>
        </w:rPr>
        <w:t xml:space="preserve">Pheromone </w:t>
      </w:r>
      <w:r w:rsidR="00802C9D" w:rsidRPr="00802C9D">
        <w:rPr>
          <w:b/>
        </w:rPr>
        <w:t>concentration</w:t>
      </w:r>
      <w:r w:rsidR="00154A68">
        <w:rPr>
          <w:b/>
        </w:rPr>
        <w:t xml:space="preserve"> – </w:t>
      </w:r>
      <w:r w:rsidR="00154A68">
        <w:t>The concentration of pheromones secreted by the ant</w:t>
      </w:r>
    </w:p>
    <w:p w14:paraId="2E0AE74C" w14:textId="0FA16DEA" w:rsidR="00154A68" w:rsidRPr="00154A68" w:rsidRDefault="00566D88" w:rsidP="00154A68">
      <w:r>
        <w:t>There will be</w:t>
      </w:r>
      <w:r w:rsidR="00154A68">
        <w:t xml:space="preserve"> a chance that a species will be mutated, this will result in the change in the value of a characteristic. This can happen whenever an ant is created. However the mutation will only ever be passed on by queen ants, as normal ants cannot create new ants</w:t>
      </w:r>
      <w:r>
        <w:t xml:space="preserve"> and therefore cannot pass on the mutation</w:t>
      </w:r>
      <w:r w:rsidR="00154A68">
        <w:t>.</w:t>
      </w:r>
    </w:p>
    <w:tbl>
      <w:tblPr>
        <w:tblW w:w="51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284" w:author="Alex Robinson" w:date="2014-03-13T08:50:00Z">
          <w:tblPr>
            <w:tblW w:w="51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3549"/>
        <w:gridCol w:w="5854"/>
        <w:tblGridChange w:id="285">
          <w:tblGrid>
            <w:gridCol w:w="3637"/>
            <w:gridCol w:w="6000"/>
          </w:tblGrid>
        </w:tblGridChange>
      </w:tblGrid>
      <w:tr w:rsidR="00A642B7" w:rsidRPr="000A48C8" w14:paraId="4F596D02" w14:textId="77777777" w:rsidTr="00D97E8F">
        <w:tc>
          <w:tcPr>
            <w:tcW w:w="1887" w:type="pct"/>
            <w:tcPrChange w:id="286" w:author="Alex Robinson" w:date="2014-03-13T08:50:00Z">
              <w:tcPr>
                <w:tcW w:w="1887" w:type="pct"/>
              </w:tcPr>
            </w:tcPrChange>
          </w:tcPr>
          <w:p w14:paraId="03995902" w14:textId="77777777" w:rsidR="00A642B7" w:rsidRPr="000A48C8" w:rsidRDefault="00A642B7" w:rsidP="00A642B7">
            <w:pPr>
              <w:spacing w:after="0" w:line="240" w:lineRule="auto"/>
              <w:rPr>
                <w:b/>
              </w:rPr>
            </w:pPr>
            <w:r w:rsidRPr="000A48C8">
              <w:rPr>
                <w:b/>
              </w:rPr>
              <w:t>Properties</w:t>
            </w:r>
          </w:p>
        </w:tc>
        <w:tc>
          <w:tcPr>
            <w:tcW w:w="3113" w:type="pct"/>
            <w:tcPrChange w:id="287" w:author="Alex Robinson" w:date="2014-03-13T08:50:00Z">
              <w:tcPr>
                <w:tcW w:w="3113" w:type="pct"/>
              </w:tcPr>
            </w:tcPrChange>
          </w:tcPr>
          <w:p w14:paraId="2CF85ECB" w14:textId="77777777" w:rsidR="00A642B7" w:rsidRPr="000A48C8" w:rsidRDefault="00A642B7" w:rsidP="00A642B7">
            <w:pPr>
              <w:spacing w:after="0" w:line="240" w:lineRule="auto"/>
              <w:rPr>
                <w:b/>
              </w:rPr>
            </w:pPr>
            <w:r w:rsidRPr="000A48C8">
              <w:rPr>
                <w:b/>
              </w:rPr>
              <w:t>Description</w:t>
            </w:r>
          </w:p>
        </w:tc>
      </w:tr>
      <w:tr w:rsidR="00A642B7" w:rsidRPr="000A48C8" w14:paraId="32457962" w14:textId="77777777" w:rsidTr="00D97E8F">
        <w:tc>
          <w:tcPr>
            <w:tcW w:w="1887" w:type="pct"/>
            <w:tcPrChange w:id="288" w:author="Alex Robinson" w:date="2014-03-13T08:50:00Z">
              <w:tcPr>
                <w:tcW w:w="1887" w:type="pct"/>
              </w:tcPr>
            </w:tcPrChange>
          </w:tcPr>
          <w:p w14:paraId="34B7C8B5" w14:textId="77777777" w:rsidR="00A642B7" w:rsidRPr="000A48C8" w:rsidRDefault="00A642B7" w:rsidP="00A642B7">
            <w:pPr>
              <w:spacing w:after="0" w:line="240" w:lineRule="auto"/>
            </w:pPr>
            <w:r w:rsidRPr="000A48C8">
              <w:t>pheromoneConcentration [number]</w:t>
            </w:r>
          </w:p>
        </w:tc>
        <w:tc>
          <w:tcPr>
            <w:tcW w:w="3113" w:type="pct"/>
            <w:tcPrChange w:id="289" w:author="Alex Robinson" w:date="2014-03-13T08:50:00Z">
              <w:tcPr>
                <w:tcW w:w="3113" w:type="pct"/>
              </w:tcPr>
            </w:tcPrChange>
          </w:tcPr>
          <w:p w14:paraId="099B9F93" w14:textId="77777777" w:rsidR="00A642B7" w:rsidRPr="000A48C8" w:rsidRDefault="00A642B7" w:rsidP="00A642B7">
            <w:pPr>
              <w:spacing w:after="0" w:line="240" w:lineRule="auto"/>
            </w:pPr>
            <w:r w:rsidRPr="000A48C8">
              <w:t>The concentration of pheromones produced by the ant.</w:t>
            </w:r>
          </w:p>
        </w:tc>
      </w:tr>
      <w:tr w:rsidR="00A642B7" w:rsidRPr="000A48C8" w14:paraId="2270ACD5" w14:textId="77777777" w:rsidTr="00D97E8F">
        <w:tc>
          <w:tcPr>
            <w:tcW w:w="1887" w:type="pct"/>
            <w:tcPrChange w:id="290" w:author="Alex Robinson" w:date="2014-03-13T08:50:00Z">
              <w:tcPr>
                <w:tcW w:w="1887" w:type="pct"/>
              </w:tcPr>
            </w:tcPrChange>
          </w:tcPr>
          <w:p w14:paraId="2E4E7A2C" w14:textId="77777777" w:rsidR="00A642B7" w:rsidRPr="000A48C8" w:rsidRDefault="00A642B7" w:rsidP="00A642B7">
            <w:pPr>
              <w:spacing w:after="0" w:line="240" w:lineRule="auto"/>
            </w:pPr>
            <w:r w:rsidRPr="000A48C8">
              <w:t>reproductionRate [number]</w:t>
            </w:r>
          </w:p>
        </w:tc>
        <w:tc>
          <w:tcPr>
            <w:tcW w:w="3113" w:type="pct"/>
            <w:tcPrChange w:id="291" w:author="Alex Robinson" w:date="2014-03-13T08:50:00Z">
              <w:tcPr>
                <w:tcW w:w="3113" w:type="pct"/>
              </w:tcPr>
            </w:tcPrChange>
          </w:tcPr>
          <w:p w14:paraId="13B1AE19" w14:textId="77777777" w:rsidR="00A642B7" w:rsidRPr="000A48C8" w:rsidRDefault="00A642B7" w:rsidP="00A642B7">
            <w:pPr>
              <w:spacing w:after="0" w:line="240" w:lineRule="auto"/>
            </w:pPr>
            <w:r w:rsidRPr="000A48C8">
              <w:t>The rate at which new ants are reproduced. Used by nest to determine when to create new ants.</w:t>
            </w:r>
          </w:p>
        </w:tc>
      </w:tr>
      <w:tr w:rsidR="00A642B7" w:rsidRPr="000A48C8" w14:paraId="63EB19F3" w14:textId="77777777" w:rsidTr="00D97E8F">
        <w:tc>
          <w:tcPr>
            <w:tcW w:w="1887" w:type="pct"/>
            <w:tcPrChange w:id="292" w:author="Alex Robinson" w:date="2014-03-13T08:50:00Z">
              <w:tcPr>
                <w:tcW w:w="1887" w:type="pct"/>
              </w:tcPr>
            </w:tcPrChange>
          </w:tcPr>
          <w:p w14:paraId="57A32040" w14:textId="77777777" w:rsidR="00A642B7" w:rsidRPr="000A48C8" w:rsidRDefault="00A642B7" w:rsidP="00A642B7">
            <w:pPr>
              <w:spacing w:after="0" w:line="240" w:lineRule="auto"/>
            </w:pPr>
            <w:r w:rsidRPr="000A48C8">
              <w:t>colour [string]</w:t>
            </w:r>
          </w:p>
        </w:tc>
        <w:tc>
          <w:tcPr>
            <w:tcW w:w="3113" w:type="pct"/>
            <w:tcPrChange w:id="293" w:author="Alex Robinson" w:date="2014-03-13T08:50:00Z">
              <w:tcPr>
                <w:tcW w:w="3113" w:type="pct"/>
              </w:tcPr>
            </w:tcPrChange>
          </w:tcPr>
          <w:p w14:paraId="28190BEC" w14:textId="77777777" w:rsidR="00A642B7" w:rsidRPr="000A48C8" w:rsidRDefault="00A642B7" w:rsidP="00A642B7">
            <w:pPr>
              <w:spacing w:after="0" w:line="240" w:lineRule="auto"/>
            </w:pPr>
            <w:r w:rsidRPr="000A48C8">
              <w:t xml:space="preserve">The colour </w:t>
            </w:r>
            <w:r w:rsidR="00B62FD5">
              <w:t>of the ants and nests in the species.</w:t>
            </w:r>
          </w:p>
        </w:tc>
      </w:tr>
      <w:tr w:rsidR="00A642B7" w:rsidRPr="000A48C8" w14:paraId="7FB17703" w14:textId="77777777" w:rsidTr="00D97E8F">
        <w:tc>
          <w:tcPr>
            <w:tcW w:w="1887" w:type="pct"/>
            <w:tcPrChange w:id="294" w:author="Alex Robinson" w:date="2014-03-13T08:50:00Z">
              <w:tcPr>
                <w:tcW w:w="1887" w:type="pct"/>
              </w:tcPr>
            </w:tcPrChange>
          </w:tcPr>
          <w:p w14:paraId="4D4F687A" w14:textId="77777777" w:rsidR="00A642B7" w:rsidRPr="000A48C8" w:rsidRDefault="00A642B7" w:rsidP="00A642B7">
            <w:pPr>
              <w:spacing w:after="0" w:line="240" w:lineRule="auto"/>
            </w:pPr>
            <w:r w:rsidRPr="000A48C8">
              <w:t>id [integer]</w:t>
            </w:r>
          </w:p>
        </w:tc>
        <w:tc>
          <w:tcPr>
            <w:tcW w:w="3113" w:type="pct"/>
            <w:tcPrChange w:id="295" w:author="Alex Robinson" w:date="2014-03-13T08:50:00Z">
              <w:tcPr>
                <w:tcW w:w="3113" w:type="pct"/>
              </w:tcPr>
            </w:tcPrChange>
          </w:tcPr>
          <w:p w14:paraId="7A67EB0E" w14:textId="77777777" w:rsidR="00A642B7" w:rsidRPr="000A48C8" w:rsidRDefault="00634993" w:rsidP="00A642B7">
            <w:pPr>
              <w:spacing w:after="0" w:line="240" w:lineRule="auto"/>
            </w:pPr>
            <w:r>
              <w:t xml:space="preserve">The unique </w:t>
            </w:r>
            <w:r w:rsidR="00571664">
              <w:t>identifier</w:t>
            </w:r>
            <w:r>
              <w:t xml:space="preserve"> of the ant</w:t>
            </w:r>
            <w:r w:rsidR="00B36DB0">
              <w:t>.</w:t>
            </w:r>
          </w:p>
        </w:tc>
      </w:tr>
      <w:tr w:rsidR="00A642B7" w:rsidRPr="000A48C8" w14:paraId="3C1AC540" w14:textId="77777777" w:rsidTr="00D97E8F">
        <w:tc>
          <w:tcPr>
            <w:tcW w:w="1887" w:type="pct"/>
            <w:tcPrChange w:id="296" w:author="Alex Robinson" w:date="2014-03-13T08:50:00Z">
              <w:tcPr>
                <w:tcW w:w="1887" w:type="pct"/>
              </w:tcPr>
            </w:tcPrChange>
          </w:tcPr>
          <w:p w14:paraId="562FA2E7" w14:textId="77777777" w:rsidR="00A642B7" w:rsidRPr="000A48C8" w:rsidRDefault="00A642B7" w:rsidP="00A642B7">
            <w:pPr>
              <w:spacing w:after="0" w:line="240" w:lineRule="auto"/>
            </w:pPr>
            <w:r w:rsidRPr="000A48C8">
              <w:t>ants [Array of Ant objects]</w:t>
            </w:r>
          </w:p>
        </w:tc>
        <w:tc>
          <w:tcPr>
            <w:tcW w:w="3113" w:type="pct"/>
            <w:tcPrChange w:id="297" w:author="Alex Robinson" w:date="2014-03-13T08:50:00Z">
              <w:tcPr>
                <w:tcW w:w="3113" w:type="pct"/>
              </w:tcPr>
            </w:tcPrChange>
          </w:tcPr>
          <w:p w14:paraId="7C8958A6" w14:textId="77777777" w:rsidR="00A642B7" w:rsidRPr="000A48C8" w:rsidRDefault="00634993" w:rsidP="00A642B7">
            <w:pPr>
              <w:spacing w:after="0" w:line="240" w:lineRule="auto"/>
            </w:pPr>
            <w:r>
              <w:t xml:space="preserve">The array of </w:t>
            </w:r>
            <w:r w:rsidR="00571664">
              <w:t>ant’s</w:t>
            </w:r>
            <w:r>
              <w:t xml:space="preserve"> </w:t>
            </w:r>
            <w:r w:rsidR="00571664">
              <w:t>belonging</w:t>
            </w:r>
            <w:r>
              <w:t xml:space="preserve"> to the species</w:t>
            </w:r>
            <w:r w:rsidR="00B36DB0">
              <w:t>.</w:t>
            </w:r>
          </w:p>
        </w:tc>
      </w:tr>
      <w:tr w:rsidR="00A642B7" w:rsidRPr="000A48C8" w14:paraId="13EF55D0" w14:textId="77777777" w:rsidTr="00D97E8F">
        <w:tc>
          <w:tcPr>
            <w:tcW w:w="1887" w:type="pct"/>
            <w:tcPrChange w:id="298" w:author="Alex Robinson" w:date="2014-03-13T08:50:00Z">
              <w:tcPr>
                <w:tcW w:w="1887" w:type="pct"/>
              </w:tcPr>
            </w:tcPrChange>
          </w:tcPr>
          <w:p w14:paraId="6A0E0648" w14:textId="77777777" w:rsidR="00A642B7" w:rsidRPr="000A48C8" w:rsidRDefault="00A642B7" w:rsidP="00A642B7">
            <w:pPr>
              <w:spacing w:after="0" w:line="240" w:lineRule="auto"/>
            </w:pPr>
            <w:r w:rsidRPr="000A48C8">
              <w:t>nests [Array of Nest objects]</w:t>
            </w:r>
          </w:p>
        </w:tc>
        <w:tc>
          <w:tcPr>
            <w:tcW w:w="3113" w:type="pct"/>
            <w:tcPrChange w:id="299" w:author="Alex Robinson" w:date="2014-03-13T08:50:00Z">
              <w:tcPr>
                <w:tcW w:w="3113" w:type="pct"/>
              </w:tcPr>
            </w:tcPrChange>
          </w:tcPr>
          <w:p w14:paraId="3713F6C9" w14:textId="77777777" w:rsidR="00A642B7" w:rsidRPr="000A48C8" w:rsidRDefault="00634993" w:rsidP="00A642B7">
            <w:pPr>
              <w:spacing w:after="0" w:line="240" w:lineRule="auto"/>
            </w:pPr>
            <w:r>
              <w:t xml:space="preserve">The </w:t>
            </w:r>
            <w:r w:rsidR="00571664">
              <w:t>array</w:t>
            </w:r>
            <w:r>
              <w:t xml:space="preserve"> of nests belonging to the species</w:t>
            </w:r>
            <w:r w:rsidR="00B36DB0">
              <w:t>.</w:t>
            </w:r>
          </w:p>
        </w:tc>
      </w:tr>
      <w:tr w:rsidR="00A642B7" w:rsidRPr="000A48C8" w14:paraId="6EDD6B0E" w14:textId="77777777" w:rsidTr="00D97E8F">
        <w:tc>
          <w:tcPr>
            <w:tcW w:w="1887" w:type="pct"/>
            <w:tcPrChange w:id="300" w:author="Alex Robinson" w:date="2014-03-13T08:50:00Z">
              <w:tcPr>
                <w:tcW w:w="1887" w:type="pct"/>
              </w:tcPr>
            </w:tcPrChange>
          </w:tcPr>
          <w:p w14:paraId="5FBBC967" w14:textId="77777777" w:rsidR="00A642B7" w:rsidRPr="000A48C8" w:rsidRDefault="00A642B7" w:rsidP="00A642B7">
            <w:pPr>
              <w:spacing w:after="0" w:line="240" w:lineRule="auto"/>
            </w:pPr>
            <w:r w:rsidRPr="000A48C8">
              <w:t>chars.speed [number]</w:t>
            </w:r>
          </w:p>
        </w:tc>
        <w:tc>
          <w:tcPr>
            <w:tcW w:w="3113" w:type="pct"/>
            <w:tcPrChange w:id="301" w:author="Alex Robinson" w:date="2014-03-13T08:50:00Z">
              <w:tcPr>
                <w:tcW w:w="3113" w:type="pct"/>
              </w:tcPr>
            </w:tcPrChange>
          </w:tcPr>
          <w:p w14:paraId="422A6124" w14:textId="77777777" w:rsidR="00A642B7" w:rsidRPr="000A48C8" w:rsidRDefault="00634993" w:rsidP="00A642B7">
            <w:pPr>
              <w:spacing w:after="0" w:line="240" w:lineRule="auto"/>
            </w:pPr>
            <w:r>
              <w:t>The value of the speed characteristic.</w:t>
            </w:r>
          </w:p>
        </w:tc>
      </w:tr>
      <w:tr w:rsidR="00A642B7" w:rsidRPr="000A48C8" w14:paraId="49F1A170" w14:textId="77777777" w:rsidTr="00D97E8F">
        <w:tc>
          <w:tcPr>
            <w:tcW w:w="1887" w:type="pct"/>
            <w:tcPrChange w:id="302" w:author="Alex Robinson" w:date="2014-03-13T08:50:00Z">
              <w:tcPr>
                <w:tcW w:w="1887" w:type="pct"/>
              </w:tcPr>
            </w:tcPrChange>
          </w:tcPr>
          <w:p w14:paraId="3F60F524" w14:textId="77777777" w:rsidR="00A642B7" w:rsidRPr="000A48C8" w:rsidRDefault="00A642B7" w:rsidP="00A642B7">
            <w:pPr>
              <w:spacing w:after="0" w:line="240" w:lineRule="auto"/>
            </w:pPr>
            <w:r w:rsidRPr="000A48C8">
              <w:t>chars.anteenaSize [speed]</w:t>
            </w:r>
          </w:p>
        </w:tc>
        <w:tc>
          <w:tcPr>
            <w:tcW w:w="3113" w:type="pct"/>
            <w:tcPrChange w:id="303" w:author="Alex Robinson" w:date="2014-03-13T08:50:00Z">
              <w:tcPr>
                <w:tcW w:w="3113" w:type="pct"/>
              </w:tcPr>
            </w:tcPrChange>
          </w:tcPr>
          <w:p w14:paraId="05A94611" w14:textId="77777777" w:rsidR="00A642B7" w:rsidRPr="000A48C8" w:rsidRDefault="00634993" w:rsidP="00A642B7">
            <w:pPr>
              <w:spacing w:after="0" w:line="240" w:lineRule="auto"/>
            </w:pPr>
            <w:r>
              <w:t xml:space="preserve">The value of the </w:t>
            </w:r>
            <w:r w:rsidR="00571664">
              <w:t>antenna</w:t>
            </w:r>
            <w:r>
              <w:t xml:space="preserve"> size characteristic</w:t>
            </w:r>
            <w:r w:rsidR="00B36DB0">
              <w:t>.</w:t>
            </w:r>
          </w:p>
        </w:tc>
      </w:tr>
      <w:tr w:rsidR="00A642B7" w:rsidRPr="000A48C8" w14:paraId="729E06CF" w14:textId="77777777" w:rsidTr="00D97E8F">
        <w:tc>
          <w:tcPr>
            <w:tcW w:w="1887" w:type="pct"/>
            <w:tcPrChange w:id="304" w:author="Alex Robinson" w:date="2014-03-13T08:50:00Z">
              <w:tcPr>
                <w:tcW w:w="1887" w:type="pct"/>
              </w:tcPr>
            </w:tcPrChange>
          </w:tcPr>
          <w:p w14:paraId="55CB266B" w14:textId="77777777" w:rsidR="00A642B7" w:rsidRPr="000A48C8" w:rsidRDefault="00A642B7" w:rsidP="00A642B7">
            <w:pPr>
              <w:spacing w:after="0" w:line="240" w:lineRule="auto"/>
            </w:pPr>
            <w:r w:rsidRPr="000A48C8">
              <w:t>chars.jawStrength [number]</w:t>
            </w:r>
          </w:p>
        </w:tc>
        <w:tc>
          <w:tcPr>
            <w:tcW w:w="3113" w:type="pct"/>
            <w:tcPrChange w:id="305" w:author="Alex Robinson" w:date="2014-03-13T08:50:00Z">
              <w:tcPr>
                <w:tcW w:w="3113" w:type="pct"/>
              </w:tcPr>
            </w:tcPrChange>
          </w:tcPr>
          <w:p w14:paraId="6D8DC3D0" w14:textId="77777777" w:rsidR="00A642B7" w:rsidRPr="000A48C8" w:rsidRDefault="00634993" w:rsidP="00A642B7">
            <w:pPr>
              <w:spacing w:after="0" w:line="240" w:lineRule="auto"/>
            </w:pPr>
            <w:r>
              <w:t>The value of the jaw strength characteristic</w:t>
            </w:r>
            <w:r w:rsidR="00B36DB0">
              <w:t>.</w:t>
            </w:r>
          </w:p>
        </w:tc>
      </w:tr>
      <w:tr w:rsidR="00A642B7" w:rsidRPr="000A48C8" w14:paraId="1D5A9E24" w14:textId="77777777" w:rsidTr="00D97E8F">
        <w:tc>
          <w:tcPr>
            <w:tcW w:w="1887" w:type="pct"/>
            <w:tcPrChange w:id="306" w:author="Alex Robinson" w:date="2014-03-13T08:50:00Z">
              <w:tcPr>
                <w:tcW w:w="1887" w:type="pct"/>
              </w:tcPr>
            </w:tcPrChange>
          </w:tcPr>
          <w:p w14:paraId="337823F8" w14:textId="77777777" w:rsidR="00A642B7" w:rsidRPr="000A48C8" w:rsidRDefault="00A642B7" w:rsidP="00A642B7">
            <w:pPr>
              <w:spacing w:after="0" w:line="240" w:lineRule="auto"/>
            </w:pPr>
            <w:r w:rsidRPr="000A48C8">
              <w:t>chars.jawSize [number]</w:t>
            </w:r>
          </w:p>
        </w:tc>
        <w:tc>
          <w:tcPr>
            <w:tcW w:w="3113" w:type="pct"/>
            <w:tcPrChange w:id="307" w:author="Alex Robinson" w:date="2014-03-13T08:50:00Z">
              <w:tcPr>
                <w:tcW w:w="3113" w:type="pct"/>
              </w:tcPr>
            </w:tcPrChange>
          </w:tcPr>
          <w:p w14:paraId="2308A2CF" w14:textId="77777777" w:rsidR="00A642B7" w:rsidRPr="000A48C8" w:rsidRDefault="00634993" w:rsidP="00A642B7">
            <w:pPr>
              <w:spacing w:after="0" w:line="240" w:lineRule="auto"/>
            </w:pPr>
            <w:r>
              <w:t>The value of the</w:t>
            </w:r>
            <w:r w:rsidR="00065E73">
              <w:t xml:space="preserve"> jaw size characteristic</w:t>
            </w:r>
            <w:r w:rsidR="00B36DB0">
              <w:t>.</w:t>
            </w:r>
          </w:p>
        </w:tc>
      </w:tr>
      <w:tr w:rsidR="00A642B7" w:rsidRPr="000A48C8" w14:paraId="24BC3001" w14:textId="77777777" w:rsidTr="00D97E8F">
        <w:tc>
          <w:tcPr>
            <w:tcW w:w="1887" w:type="pct"/>
            <w:tcPrChange w:id="308" w:author="Alex Robinson" w:date="2014-03-13T08:50:00Z">
              <w:tcPr>
                <w:tcW w:w="1887" w:type="pct"/>
              </w:tcPr>
            </w:tcPrChange>
          </w:tcPr>
          <w:p w14:paraId="387194BC" w14:textId="77777777" w:rsidR="00A642B7" w:rsidRPr="000A48C8" w:rsidRDefault="00A642B7" w:rsidP="00A642B7">
            <w:pPr>
              <w:spacing w:after="0" w:line="240" w:lineRule="auto"/>
            </w:pPr>
            <w:r w:rsidRPr="000A48C8">
              <w:t>chars.stingSize [number]</w:t>
            </w:r>
          </w:p>
        </w:tc>
        <w:tc>
          <w:tcPr>
            <w:tcW w:w="3113" w:type="pct"/>
            <w:tcPrChange w:id="309" w:author="Alex Robinson" w:date="2014-03-13T08:50:00Z">
              <w:tcPr>
                <w:tcW w:w="3113" w:type="pct"/>
              </w:tcPr>
            </w:tcPrChange>
          </w:tcPr>
          <w:p w14:paraId="7863B8F9" w14:textId="77777777" w:rsidR="00A642B7" w:rsidRPr="000A48C8" w:rsidRDefault="00634993" w:rsidP="00A642B7">
            <w:pPr>
              <w:spacing w:after="0" w:line="240" w:lineRule="auto"/>
            </w:pPr>
            <w:r>
              <w:t>The value of the</w:t>
            </w:r>
            <w:r w:rsidR="00065E73">
              <w:t xml:space="preserve"> sting size characteristic</w:t>
            </w:r>
            <w:r w:rsidR="00B36DB0">
              <w:t>.</w:t>
            </w:r>
          </w:p>
        </w:tc>
      </w:tr>
      <w:tr w:rsidR="00A642B7" w:rsidRPr="000A48C8" w14:paraId="2E662CAA" w14:textId="77777777" w:rsidTr="00D97E8F">
        <w:tc>
          <w:tcPr>
            <w:tcW w:w="1887" w:type="pct"/>
            <w:tcPrChange w:id="310" w:author="Alex Robinson" w:date="2014-03-13T08:50:00Z">
              <w:tcPr>
                <w:tcW w:w="1887" w:type="pct"/>
              </w:tcPr>
            </w:tcPrChange>
          </w:tcPr>
          <w:p w14:paraId="628A6077" w14:textId="77777777" w:rsidR="00A642B7" w:rsidRPr="000A48C8" w:rsidRDefault="00A642B7" w:rsidP="00A642B7">
            <w:pPr>
              <w:spacing w:after="0" w:line="240" w:lineRule="auto"/>
            </w:pPr>
            <w:r w:rsidRPr="000A48C8">
              <w:t>chars.eyeSight [integer]</w:t>
            </w:r>
          </w:p>
        </w:tc>
        <w:tc>
          <w:tcPr>
            <w:tcW w:w="3113" w:type="pct"/>
            <w:tcPrChange w:id="311" w:author="Alex Robinson" w:date="2014-03-13T08:50:00Z">
              <w:tcPr>
                <w:tcW w:w="3113" w:type="pct"/>
              </w:tcPr>
            </w:tcPrChange>
          </w:tcPr>
          <w:p w14:paraId="71A3A7B8" w14:textId="77777777" w:rsidR="00A642B7" w:rsidRPr="000A48C8" w:rsidRDefault="00634993" w:rsidP="00A642B7">
            <w:pPr>
              <w:spacing w:after="0" w:line="240" w:lineRule="auto"/>
            </w:pPr>
            <w:r>
              <w:t>The value of the</w:t>
            </w:r>
            <w:r w:rsidR="00065E73">
              <w:t xml:space="preserve"> eye sight characteristic</w:t>
            </w:r>
            <w:r w:rsidR="00B36DB0">
              <w:t>.</w:t>
            </w:r>
          </w:p>
        </w:tc>
      </w:tr>
      <w:tr w:rsidR="00A642B7" w:rsidRPr="000A48C8" w14:paraId="43A78CAF" w14:textId="77777777" w:rsidTr="00D97E8F">
        <w:tc>
          <w:tcPr>
            <w:tcW w:w="1887" w:type="pct"/>
            <w:tcPrChange w:id="312" w:author="Alex Robinson" w:date="2014-03-13T08:50:00Z">
              <w:tcPr>
                <w:tcW w:w="1887" w:type="pct"/>
              </w:tcPr>
            </w:tcPrChange>
          </w:tcPr>
          <w:p w14:paraId="20CC421D" w14:textId="77777777" w:rsidR="00A642B7" w:rsidRPr="000A48C8" w:rsidRDefault="00A642B7" w:rsidP="00A642B7">
            <w:pPr>
              <w:spacing w:after="0" w:line="240" w:lineRule="auto"/>
            </w:pPr>
            <w:r w:rsidRPr="000A48C8">
              <w:t>chars.eyeAngle [number]</w:t>
            </w:r>
          </w:p>
        </w:tc>
        <w:tc>
          <w:tcPr>
            <w:tcW w:w="3113" w:type="pct"/>
            <w:tcPrChange w:id="313" w:author="Alex Robinson" w:date="2014-03-13T08:50:00Z">
              <w:tcPr>
                <w:tcW w:w="3113" w:type="pct"/>
              </w:tcPr>
            </w:tcPrChange>
          </w:tcPr>
          <w:p w14:paraId="57110988" w14:textId="77777777" w:rsidR="00A642B7" w:rsidRPr="000A48C8" w:rsidRDefault="00634993" w:rsidP="00A642B7">
            <w:pPr>
              <w:spacing w:after="0" w:line="240" w:lineRule="auto"/>
            </w:pPr>
            <w:r>
              <w:t>The value of the</w:t>
            </w:r>
            <w:r w:rsidR="00065E73">
              <w:t xml:space="preserve"> eye angle characteristic</w:t>
            </w:r>
            <w:r w:rsidR="00B36DB0">
              <w:t>.</w:t>
            </w:r>
          </w:p>
        </w:tc>
      </w:tr>
      <w:tr w:rsidR="00A642B7" w:rsidRPr="000A48C8" w14:paraId="500CF67D" w14:textId="77777777" w:rsidTr="00D97E8F">
        <w:tc>
          <w:tcPr>
            <w:tcW w:w="1887" w:type="pct"/>
            <w:tcPrChange w:id="314" w:author="Alex Robinson" w:date="2014-03-13T08:50:00Z">
              <w:tcPr>
                <w:tcW w:w="1887" w:type="pct"/>
              </w:tcPr>
            </w:tcPrChange>
          </w:tcPr>
          <w:p w14:paraId="0DCCED18" w14:textId="77777777" w:rsidR="00A642B7" w:rsidRPr="000A48C8" w:rsidRDefault="00A642B7" w:rsidP="00A642B7">
            <w:pPr>
              <w:spacing w:after="0" w:line="240" w:lineRule="auto"/>
            </w:pPr>
            <w:r w:rsidRPr="000A48C8">
              <w:t>chars.antennaAngle [number]</w:t>
            </w:r>
          </w:p>
        </w:tc>
        <w:tc>
          <w:tcPr>
            <w:tcW w:w="3113" w:type="pct"/>
            <w:tcPrChange w:id="315" w:author="Alex Robinson" w:date="2014-03-13T08:50:00Z">
              <w:tcPr>
                <w:tcW w:w="3113" w:type="pct"/>
              </w:tcPr>
            </w:tcPrChange>
          </w:tcPr>
          <w:p w14:paraId="09B06B31" w14:textId="77777777" w:rsidR="00A642B7" w:rsidRPr="000A48C8" w:rsidRDefault="00634993" w:rsidP="00A642B7">
            <w:pPr>
              <w:spacing w:after="0" w:line="240" w:lineRule="auto"/>
            </w:pPr>
            <w:r>
              <w:t>The value of the</w:t>
            </w:r>
            <w:r w:rsidR="00065E73">
              <w:t xml:space="preserve"> antenna angle characteristic</w:t>
            </w:r>
            <w:r w:rsidR="00B36DB0">
              <w:t>.</w:t>
            </w:r>
          </w:p>
        </w:tc>
      </w:tr>
    </w:tbl>
    <w:p w14:paraId="1C590263" w14:textId="77777777" w:rsidR="00A642B7" w:rsidRPr="00154A68" w:rsidRDefault="00A642B7" w:rsidP="00154A68"/>
    <w:p w14:paraId="313FF3B6" w14:textId="0CB23FD1" w:rsidR="00F57BB5" w:rsidRDefault="00F57BB5" w:rsidP="006D3982">
      <w:pPr>
        <w:pStyle w:val="Heading3"/>
      </w:pPr>
      <w:r>
        <w:t>Nest</w:t>
      </w:r>
    </w:p>
    <w:p w14:paraId="18584095" w14:textId="07A76794" w:rsidR="00F57BB5" w:rsidRDefault="00154A68" w:rsidP="00FB0867">
      <w:r>
        <w:t>The nest implemented will be a very simple abstraction of actual ant nests. The nest must have the ability to recreate</w:t>
      </w:r>
      <w:r w:rsidR="00FB0867">
        <w:t xml:space="preserve"> new ants. The nest must also be able to store/receive food from workers.</w:t>
      </w:r>
    </w:p>
    <w:tbl>
      <w:tblPr>
        <w:tblW w:w="51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16" w:author="Alex Robinson" w:date="2014-03-13T08:50:00Z">
          <w:tblPr>
            <w:tblW w:w="51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594"/>
        <w:gridCol w:w="6704"/>
        <w:tblGridChange w:id="317">
          <w:tblGrid>
            <w:gridCol w:w="2659"/>
            <w:gridCol w:w="6870"/>
          </w:tblGrid>
        </w:tblGridChange>
      </w:tblGrid>
      <w:tr w:rsidR="00571664" w:rsidRPr="000A48C8" w14:paraId="79EB44CE" w14:textId="77777777" w:rsidTr="00676946">
        <w:tc>
          <w:tcPr>
            <w:tcW w:w="1395" w:type="pct"/>
            <w:tcPrChange w:id="318" w:author="Alex Robinson" w:date="2014-03-13T08:50:00Z">
              <w:tcPr>
                <w:tcW w:w="1395" w:type="pct"/>
              </w:tcPr>
            </w:tcPrChange>
          </w:tcPr>
          <w:p w14:paraId="1DBD55CD" w14:textId="77777777" w:rsidR="00571664" w:rsidRPr="000A48C8" w:rsidRDefault="00571664" w:rsidP="00571664">
            <w:pPr>
              <w:spacing w:after="0" w:line="240" w:lineRule="auto"/>
              <w:rPr>
                <w:b/>
              </w:rPr>
            </w:pPr>
            <w:r w:rsidRPr="000A48C8">
              <w:rPr>
                <w:b/>
              </w:rPr>
              <w:t>Properties</w:t>
            </w:r>
          </w:p>
        </w:tc>
        <w:tc>
          <w:tcPr>
            <w:tcW w:w="3605" w:type="pct"/>
            <w:tcPrChange w:id="319" w:author="Alex Robinson" w:date="2014-03-13T08:50:00Z">
              <w:tcPr>
                <w:tcW w:w="3605" w:type="pct"/>
              </w:tcPr>
            </w:tcPrChange>
          </w:tcPr>
          <w:p w14:paraId="0391580B" w14:textId="77777777" w:rsidR="00571664" w:rsidRPr="000A48C8" w:rsidRDefault="00571664" w:rsidP="00571664">
            <w:pPr>
              <w:spacing w:after="0" w:line="240" w:lineRule="auto"/>
              <w:rPr>
                <w:b/>
              </w:rPr>
            </w:pPr>
            <w:r w:rsidRPr="000A48C8">
              <w:rPr>
                <w:b/>
              </w:rPr>
              <w:t>Description</w:t>
            </w:r>
          </w:p>
        </w:tc>
      </w:tr>
      <w:tr w:rsidR="00571664" w:rsidRPr="000A48C8" w14:paraId="34C94891" w14:textId="77777777" w:rsidTr="00D97E8F">
        <w:tc>
          <w:tcPr>
            <w:tcW w:w="1395" w:type="pct"/>
            <w:tcPrChange w:id="320" w:author="Alex Robinson" w:date="2014-03-13T08:50:00Z">
              <w:tcPr>
                <w:tcW w:w="1395" w:type="pct"/>
              </w:tcPr>
            </w:tcPrChange>
          </w:tcPr>
          <w:p w14:paraId="51BB967C" w14:textId="77777777" w:rsidR="00571664" w:rsidRPr="009A4940" w:rsidRDefault="00571664" w:rsidP="00571664">
            <w:pPr>
              <w:spacing w:after="0" w:line="240" w:lineRule="auto"/>
            </w:pPr>
            <w:r w:rsidRPr="009A4940">
              <w:t>Size [number, number]</w:t>
            </w:r>
          </w:p>
        </w:tc>
        <w:tc>
          <w:tcPr>
            <w:tcW w:w="3605" w:type="pct"/>
            <w:tcPrChange w:id="321" w:author="Alex Robinson" w:date="2014-03-13T08:50:00Z">
              <w:tcPr>
                <w:tcW w:w="3605" w:type="pct"/>
              </w:tcPr>
            </w:tcPrChange>
          </w:tcPr>
          <w:p w14:paraId="2488F26F" w14:textId="77777777" w:rsidR="00571664" w:rsidRPr="001E6F6D" w:rsidRDefault="00571664" w:rsidP="00571664">
            <w:pPr>
              <w:spacing w:after="0" w:line="240" w:lineRule="auto"/>
            </w:pPr>
            <w:r w:rsidRPr="001E6F6D">
              <w:t>The size of the nest in pixels.</w:t>
            </w:r>
          </w:p>
        </w:tc>
      </w:tr>
      <w:tr w:rsidR="00571664" w:rsidRPr="000A48C8" w14:paraId="4BCB4A54" w14:textId="77777777" w:rsidTr="00D97E8F">
        <w:tc>
          <w:tcPr>
            <w:tcW w:w="1395" w:type="pct"/>
            <w:tcPrChange w:id="322" w:author="Alex Robinson" w:date="2014-03-13T08:50:00Z">
              <w:tcPr>
                <w:tcW w:w="1395" w:type="pct"/>
              </w:tcPr>
            </w:tcPrChange>
          </w:tcPr>
          <w:p w14:paraId="28F1BE04" w14:textId="77777777" w:rsidR="00571664" w:rsidRPr="009A4940" w:rsidRDefault="00571664" w:rsidP="00571664">
            <w:pPr>
              <w:spacing w:after="0" w:line="240" w:lineRule="auto"/>
            </w:pPr>
            <w:r w:rsidRPr="009A4940">
              <w:t>Coord [number, number]</w:t>
            </w:r>
          </w:p>
        </w:tc>
        <w:tc>
          <w:tcPr>
            <w:tcW w:w="3605" w:type="pct"/>
            <w:tcPrChange w:id="323" w:author="Alex Robinson" w:date="2014-03-13T08:50:00Z">
              <w:tcPr>
                <w:tcW w:w="3605" w:type="pct"/>
              </w:tcPr>
            </w:tcPrChange>
          </w:tcPr>
          <w:p w14:paraId="5D136309" w14:textId="77777777" w:rsidR="00571664" w:rsidRPr="001E6F6D" w:rsidRDefault="00571664" w:rsidP="00571664">
            <w:pPr>
              <w:spacing w:after="0" w:line="240" w:lineRule="auto"/>
            </w:pPr>
            <w:r w:rsidRPr="001E6F6D">
              <w:t>The coordinate of the nest on the map.</w:t>
            </w:r>
          </w:p>
        </w:tc>
      </w:tr>
      <w:tr w:rsidR="00571664" w:rsidRPr="000A48C8" w14:paraId="194DA557" w14:textId="77777777" w:rsidTr="00D97E8F">
        <w:tc>
          <w:tcPr>
            <w:tcW w:w="1395" w:type="pct"/>
            <w:tcPrChange w:id="324" w:author="Alex Robinson" w:date="2014-03-13T08:50:00Z">
              <w:tcPr>
                <w:tcW w:w="1395" w:type="pct"/>
              </w:tcPr>
            </w:tcPrChange>
          </w:tcPr>
          <w:p w14:paraId="50EF4E3C" w14:textId="77777777" w:rsidR="00571664" w:rsidRPr="009A4940" w:rsidRDefault="00571664" w:rsidP="00571664">
            <w:pPr>
              <w:spacing w:after="0" w:line="240" w:lineRule="auto"/>
            </w:pPr>
            <w:r w:rsidRPr="009A4940">
              <w:t>Id [integer]</w:t>
            </w:r>
          </w:p>
        </w:tc>
        <w:tc>
          <w:tcPr>
            <w:tcW w:w="3605" w:type="pct"/>
            <w:tcPrChange w:id="325" w:author="Alex Robinson" w:date="2014-03-13T08:50:00Z">
              <w:tcPr>
                <w:tcW w:w="3605" w:type="pct"/>
              </w:tcPr>
            </w:tcPrChange>
          </w:tcPr>
          <w:p w14:paraId="079925D9" w14:textId="77777777" w:rsidR="00571664" w:rsidRPr="001E6F6D" w:rsidRDefault="00571664" w:rsidP="00571664">
            <w:pPr>
              <w:spacing w:after="0" w:line="240" w:lineRule="auto"/>
            </w:pPr>
            <w:r w:rsidRPr="001E6F6D">
              <w:t>The unique identifier of the nest.</w:t>
            </w:r>
          </w:p>
        </w:tc>
      </w:tr>
      <w:tr w:rsidR="00571664" w:rsidRPr="000A48C8" w14:paraId="1247A766" w14:textId="77777777" w:rsidTr="00D97E8F">
        <w:tc>
          <w:tcPr>
            <w:tcW w:w="1395" w:type="pct"/>
            <w:tcPrChange w:id="326" w:author="Alex Robinson" w:date="2014-03-13T08:50:00Z">
              <w:tcPr>
                <w:tcW w:w="1395" w:type="pct"/>
              </w:tcPr>
            </w:tcPrChange>
          </w:tcPr>
          <w:p w14:paraId="52CCB439" w14:textId="77777777" w:rsidR="00571664" w:rsidRPr="009A4940" w:rsidRDefault="00571664" w:rsidP="00571664">
            <w:pPr>
              <w:spacing w:after="0" w:line="240" w:lineRule="auto"/>
            </w:pPr>
            <w:r w:rsidRPr="009A4940">
              <w:t>Species [Species object]</w:t>
            </w:r>
          </w:p>
        </w:tc>
        <w:tc>
          <w:tcPr>
            <w:tcW w:w="3605" w:type="pct"/>
            <w:tcPrChange w:id="327" w:author="Alex Robinson" w:date="2014-03-13T08:50:00Z">
              <w:tcPr>
                <w:tcW w:w="3605" w:type="pct"/>
              </w:tcPr>
            </w:tcPrChange>
          </w:tcPr>
          <w:p w14:paraId="122AE2B3" w14:textId="77777777" w:rsidR="00571664" w:rsidRPr="001E6F6D" w:rsidRDefault="00571664" w:rsidP="00571664">
            <w:pPr>
              <w:spacing w:after="0" w:line="240" w:lineRule="auto"/>
            </w:pPr>
            <w:r w:rsidRPr="001E6F6D">
              <w:t>The species the nest belongs to, used when the nest creates new ants. These new ants will inherit the species of the nest.</w:t>
            </w:r>
          </w:p>
        </w:tc>
      </w:tr>
      <w:tr w:rsidR="00571664" w:rsidRPr="000A48C8" w14:paraId="2CB7F8C7" w14:textId="77777777" w:rsidTr="00D97E8F">
        <w:tc>
          <w:tcPr>
            <w:tcW w:w="1395" w:type="pct"/>
            <w:tcPrChange w:id="328" w:author="Alex Robinson" w:date="2014-03-13T08:50:00Z">
              <w:tcPr>
                <w:tcW w:w="1395" w:type="pct"/>
              </w:tcPr>
            </w:tcPrChange>
          </w:tcPr>
          <w:p w14:paraId="61EDBAA3" w14:textId="77777777" w:rsidR="00571664" w:rsidRPr="009A4940" w:rsidRDefault="00571664" w:rsidP="00571664">
            <w:pPr>
              <w:spacing w:after="0" w:line="240" w:lineRule="auto"/>
            </w:pPr>
            <w:r w:rsidRPr="009A4940">
              <w:t>Health [number]</w:t>
            </w:r>
          </w:p>
        </w:tc>
        <w:tc>
          <w:tcPr>
            <w:tcW w:w="3605" w:type="pct"/>
            <w:tcPrChange w:id="329" w:author="Alex Robinson" w:date="2014-03-13T08:50:00Z">
              <w:tcPr>
                <w:tcW w:w="3605" w:type="pct"/>
              </w:tcPr>
            </w:tcPrChange>
          </w:tcPr>
          <w:p w14:paraId="781DDD19" w14:textId="77777777" w:rsidR="00571664" w:rsidRPr="001E6F6D" w:rsidRDefault="00571664" w:rsidP="00571664">
            <w:pPr>
              <w:spacing w:after="0" w:line="240" w:lineRule="auto"/>
            </w:pPr>
            <w:r w:rsidRPr="001E6F6D">
              <w:t>The health the nest has.</w:t>
            </w:r>
          </w:p>
        </w:tc>
      </w:tr>
      <w:tr w:rsidR="00571664" w:rsidRPr="000A48C8" w14:paraId="11B4930E" w14:textId="77777777" w:rsidTr="00D97E8F">
        <w:tc>
          <w:tcPr>
            <w:tcW w:w="1395" w:type="pct"/>
            <w:tcPrChange w:id="330" w:author="Alex Robinson" w:date="2014-03-13T08:50:00Z">
              <w:tcPr>
                <w:tcW w:w="1395" w:type="pct"/>
              </w:tcPr>
            </w:tcPrChange>
          </w:tcPr>
          <w:p w14:paraId="28CFA4F7" w14:textId="77777777" w:rsidR="00571664" w:rsidRPr="009A4940" w:rsidRDefault="00571664" w:rsidP="00571664">
            <w:pPr>
              <w:spacing w:after="0" w:line="240" w:lineRule="auto"/>
            </w:pPr>
            <w:r w:rsidRPr="009A4940">
              <w:t>hungerThreshold [number]</w:t>
            </w:r>
          </w:p>
        </w:tc>
        <w:tc>
          <w:tcPr>
            <w:tcW w:w="3605" w:type="pct"/>
            <w:tcPrChange w:id="331" w:author="Alex Robinson" w:date="2014-03-13T08:50:00Z">
              <w:tcPr>
                <w:tcW w:w="3605" w:type="pct"/>
              </w:tcPr>
            </w:tcPrChange>
          </w:tcPr>
          <w:p w14:paraId="40F853D3" w14:textId="77777777" w:rsidR="00571664" w:rsidRPr="001E6F6D" w:rsidRDefault="00571664" w:rsidP="00571664">
            <w:pPr>
              <w:spacing w:after="0" w:line="240" w:lineRule="auto"/>
            </w:pPr>
            <w:r>
              <w:t>The threshold bellow which the ant is hungry and tries to save food e.g. does not create new ants below this level.</w:t>
            </w:r>
            <w:r w:rsidRPr="001E6F6D">
              <w:t xml:space="preserve"> </w:t>
            </w:r>
          </w:p>
        </w:tc>
      </w:tr>
      <w:tr w:rsidR="00571664" w:rsidRPr="000A48C8" w14:paraId="04ACC768" w14:textId="77777777" w:rsidTr="00D97E8F">
        <w:tc>
          <w:tcPr>
            <w:tcW w:w="1395" w:type="pct"/>
            <w:tcPrChange w:id="332" w:author="Alex Robinson" w:date="2014-03-13T08:50:00Z">
              <w:tcPr>
                <w:tcW w:w="1395" w:type="pct"/>
              </w:tcPr>
            </w:tcPrChange>
          </w:tcPr>
          <w:p w14:paraId="577A4BEA" w14:textId="77777777" w:rsidR="00571664" w:rsidRPr="009A4940" w:rsidRDefault="00571664" w:rsidP="00571664">
            <w:pPr>
              <w:spacing w:after="0" w:line="240" w:lineRule="auto"/>
            </w:pPr>
            <w:r>
              <w:t>healthRa</w:t>
            </w:r>
            <w:r w:rsidRPr="009A4940">
              <w:t>te [number]</w:t>
            </w:r>
          </w:p>
        </w:tc>
        <w:tc>
          <w:tcPr>
            <w:tcW w:w="3605" w:type="pct"/>
            <w:tcPrChange w:id="333" w:author="Alex Robinson" w:date="2014-03-13T08:50:00Z">
              <w:tcPr>
                <w:tcW w:w="3605" w:type="pct"/>
              </w:tcPr>
            </w:tcPrChange>
          </w:tcPr>
          <w:p w14:paraId="09BF22F5" w14:textId="77777777" w:rsidR="00571664" w:rsidRPr="001E6F6D" w:rsidRDefault="00571664" w:rsidP="00571664">
            <w:pPr>
              <w:spacing w:after="0" w:line="240" w:lineRule="auto"/>
            </w:pPr>
            <w:r>
              <w:t>The rate at which the ants health decreases.</w:t>
            </w:r>
          </w:p>
        </w:tc>
      </w:tr>
      <w:tr w:rsidR="00571664" w:rsidRPr="000A48C8" w14:paraId="1D0E61EA" w14:textId="77777777" w:rsidTr="00D97E8F">
        <w:tc>
          <w:tcPr>
            <w:tcW w:w="1395" w:type="pct"/>
            <w:tcPrChange w:id="334" w:author="Alex Robinson" w:date="2014-03-13T08:50:00Z">
              <w:tcPr>
                <w:tcW w:w="1395" w:type="pct"/>
              </w:tcPr>
            </w:tcPrChange>
          </w:tcPr>
          <w:p w14:paraId="736A8F4F" w14:textId="77777777" w:rsidR="00571664" w:rsidRPr="009A4940" w:rsidRDefault="00571664" w:rsidP="00571664">
            <w:pPr>
              <w:spacing w:after="0" w:line="240" w:lineRule="auto"/>
            </w:pPr>
            <w:r w:rsidRPr="009A4940">
              <w:lastRenderedPageBreak/>
              <w:t>Alive [</w:t>
            </w:r>
            <w:r w:rsidR="00941A3F" w:rsidRPr="009A4940">
              <w:t>Boolean</w:t>
            </w:r>
            <w:r w:rsidRPr="009A4940">
              <w:t>]</w:t>
            </w:r>
          </w:p>
        </w:tc>
        <w:tc>
          <w:tcPr>
            <w:tcW w:w="3605" w:type="pct"/>
            <w:tcPrChange w:id="335" w:author="Alex Robinson" w:date="2014-03-13T08:50:00Z">
              <w:tcPr>
                <w:tcW w:w="3605" w:type="pct"/>
              </w:tcPr>
            </w:tcPrChange>
          </w:tcPr>
          <w:p w14:paraId="5A08C22F" w14:textId="77777777" w:rsidR="00571664" w:rsidRPr="001E6F6D" w:rsidRDefault="00571664" w:rsidP="00571664">
            <w:pPr>
              <w:spacing w:after="0" w:line="240" w:lineRule="auto"/>
            </w:pPr>
            <w:r>
              <w:t>Determines if the ant is alive or not.</w:t>
            </w:r>
          </w:p>
        </w:tc>
      </w:tr>
    </w:tbl>
    <w:p w14:paraId="4BCF0382" w14:textId="77777777" w:rsidR="00571664" w:rsidRDefault="00571664" w:rsidP="00FB0867"/>
    <w:tbl>
      <w:tblPr>
        <w:tblW w:w="9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36" w:author="Alex Robinson" w:date="2014-03-13T08:50:00Z">
          <w:tblPr>
            <w:tblW w:w="9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268"/>
        <w:gridCol w:w="2959"/>
        <w:gridCol w:w="5417"/>
        <w:tblGridChange w:id="337">
          <w:tblGrid>
            <w:gridCol w:w="1268"/>
            <w:gridCol w:w="2959"/>
            <w:gridCol w:w="5417"/>
          </w:tblGrid>
        </w:tblGridChange>
      </w:tblGrid>
      <w:tr w:rsidR="00571664" w:rsidRPr="000A48C8" w14:paraId="0E641FE6" w14:textId="77777777" w:rsidTr="00D97E8F">
        <w:tc>
          <w:tcPr>
            <w:tcW w:w="1268" w:type="dxa"/>
            <w:tcPrChange w:id="338" w:author="Alex Robinson" w:date="2014-03-13T08:50:00Z">
              <w:tcPr>
                <w:tcW w:w="1268" w:type="dxa"/>
              </w:tcPr>
            </w:tcPrChange>
          </w:tcPr>
          <w:p w14:paraId="5FC6603A" w14:textId="77777777" w:rsidR="00571664" w:rsidRPr="000A48C8" w:rsidRDefault="00571664" w:rsidP="00571664">
            <w:pPr>
              <w:spacing w:after="0" w:line="240" w:lineRule="auto"/>
              <w:rPr>
                <w:b/>
              </w:rPr>
            </w:pPr>
            <w:r w:rsidRPr="000A48C8">
              <w:rPr>
                <w:b/>
              </w:rPr>
              <w:t>Procedure</w:t>
            </w:r>
          </w:p>
        </w:tc>
        <w:tc>
          <w:tcPr>
            <w:tcW w:w="2959" w:type="dxa"/>
            <w:tcPrChange w:id="339" w:author="Alex Robinson" w:date="2014-03-13T08:50:00Z">
              <w:tcPr>
                <w:tcW w:w="2959" w:type="dxa"/>
              </w:tcPr>
            </w:tcPrChange>
          </w:tcPr>
          <w:p w14:paraId="58666E48" w14:textId="77777777" w:rsidR="00571664" w:rsidRPr="000A48C8" w:rsidRDefault="00571664" w:rsidP="00571664">
            <w:pPr>
              <w:spacing w:after="0" w:line="240" w:lineRule="auto"/>
              <w:rPr>
                <w:b/>
              </w:rPr>
            </w:pPr>
            <w:r w:rsidRPr="000A48C8">
              <w:rPr>
                <w:b/>
              </w:rPr>
              <w:t>Parameters</w:t>
            </w:r>
          </w:p>
        </w:tc>
        <w:tc>
          <w:tcPr>
            <w:tcW w:w="5417" w:type="dxa"/>
            <w:tcPrChange w:id="340" w:author="Alex Robinson" w:date="2014-03-13T08:50:00Z">
              <w:tcPr>
                <w:tcW w:w="5417" w:type="dxa"/>
              </w:tcPr>
            </w:tcPrChange>
          </w:tcPr>
          <w:p w14:paraId="6CA1987F" w14:textId="77777777" w:rsidR="00571664" w:rsidRPr="000A48C8" w:rsidRDefault="00571664" w:rsidP="00571664">
            <w:pPr>
              <w:spacing w:after="0" w:line="240" w:lineRule="auto"/>
              <w:rPr>
                <w:b/>
              </w:rPr>
            </w:pPr>
            <w:r w:rsidRPr="000A48C8">
              <w:rPr>
                <w:b/>
              </w:rPr>
              <w:t>Description</w:t>
            </w:r>
          </w:p>
        </w:tc>
      </w:tr>
      <w:tr w:rsidR="00571664" w:rsidRPr="000A48C8" w14:paraId="64FC305B" w14:textId="77777777" w:rsidTr="00D97E8F">
        <w:tc>
          <w:tcPr>
            <w:tcW w:w="1268" w:type="dxa"/>
            <w:tcPrChange w:id="341" w:author="Alex Robinson" w:date="2014-03-13T08:50:00Z">
              <w:tcPr>
                <w:tcW w:w="1268" w:type="dxa"/>
              </w:tcPr>
            </w:tcPrChange>
          </w:tcPr>
          <w:p w14:paraId="3228736D" w14:textId="77777777" w:rsidR="00571664" w:rsidRPr="000A48C8" w:rsidRDefault="004F0B73" w:rsidP="00571664">
            <w:pPr>
              <w:spacing w:after="0" w:line="240" w:lineRule="auto"/>
            </w:pPr>
            <w:r>
              <w:t>reproduce</w:t>
            </w:r>
          </w:p>
        </w:tc>
        <w:tc>
          <w:tcPr>
            <w:tcW w:w="2959" w:type="dxa"/>
            <w:tcPrChange w:id="342" w:author="Alex Robinson" w:date="2014-03-13T08:50:00Z">
              <w:tcPr>
                <w:tcW w:w="2959" w:type="dxa"/>
              </w:tcPr>
            </w:tcPrChange>
          </w:tcPr>
          <w:p w14:paraId="54E0F144" w14:textId="77777777" w:rsidR="00571664" w:rsidRPr="000A48C8" w:rsidRDefault="00571664" w:rsidP="00571664">
            <w:pPr>
              <w:spacing w:after="0" w:line="240" w:lineRule="auto"/>
            </w:pPr>
            <w:r w:rsidRPr="000A48C8">
              <w:t>N/A</w:t>
            </w:r>
          </w:p>
        </w:tc>
        <w:tc>
          <w:tcPr>
            <w:tcW w:w="5417" w:type="dxa"/>
            <w:tcPrChange w:id="343" w:author="Alex Robinson" w:date="2014-03-13T08:50:00Z">
              <w:tcPr>
                <w:tcW w:w="5417" w:type="dxa"/>
              </w:tcPr>
            </w:tcPrChange>
          </w:tcPr>
          <w:p w14:paraId="5494A148" w14:textId="77777777" w:rsidR="00571664" w:rsidRPr="000A48C8" w:rsidRDefault="004F0B73" w:rsidP="00571664">
            <w:pPr>
              <w:spacing w:after="0" w:line="240" w:lineRule="auto"/>
            </w:pPr>
            <w:r>
              <w:t>Determine which ant to create using probabilities.</w:t>
            </w:r>
          </w:p>
        </w:tc>
      </w:tr>
      <w:tr w:rsidR="00571664" w:rsidRPr="000A48C8" w14:paraId="599E4E86" w14:textId="77777777" w:rsidTr="00D97E8F">
        <w:tc>
          <w:tcPr>
            <w:tcW w:w="1268" w:type="dxa"/>
            <w:tcPrChange w:id="344" w:author="Alex Robinson" w:date="2014-03-13T08:50:00Z">
              <w:tcPr>
                <w:tcW w:w="1268" w:type="dxa"/>
              </w:tcPr>
            </w:tcPrChange>
          </w:tcPr>
          <w:p w14:paraId="39D7EDCC" w14:textId="77777777" w:rsidR="00571664" w:rsidRPr="000A48C8" w:rsidRDefault="004F0B73" w:rsidP="00571664">
            <w:pPr>
              <w:spacing w:after="0" w:line="240" w:lineRule="auto"/>
            </w:pPr>
            <w:r>
              <w:t>createAnt</w:t>
            </w:r>
          </w:p>
        </w:tc>
        <w:tc>
          <w:tcPr>
            <w:tcW w:w="2959" w:type="dxa"/>
            <w:tcPrChange w:id="345" w:author="Alex Robinson" w:date="2014-03-13T08:50:00Z">
              <w:tcPr>
                <w:tcW w:w="2959" w:type="dxa"/>
              </w:tcPr>
            </w:tcPrChange>
          </w:tcPr>
          <w:p w14:paraId="2BCA83AD" w14:textId="77777777" w:rsidR="00571664" w:rsidRPr="000A48C8" w:rsidRDefault="004F0B73" w:rsidP="00571664">
            <w:pPr>
              <w:spacing w:after="0" w:line="240" w:lineRule="auto"/>
            </w:pPr>
            <w:r>
              <w:t>Type [integer] – The type of ant which will be created</w:t>
            </w:r>
          </w:p>
        </w:tc>
        <w:tc>
          <w:tcPr>
            <w:tcW w:w="5417" w:type="dxa"/>
            <w:tcPrChange w:id="346" w:author="Alex Robinson" w:date="2014-03-13T08:50:00Z">
              <w:tcPr>
                <w:tcW w:w="5417" w:type="dxa"/>
              </w:tcPr>
            </w:tcPrChange>
          </w:tcPr>
          <w:p w14:paraId="132A5227" w14:textId="77777777" w:rsidR="00571664" w:rsidRPr="000A48C8" w:rsidRDefault="004F0B73" w:rsidP="00571664">
            <w:pPr>
              <w:spacing w:after="0" w:line="240" w:lineRule="auto"/>
            </w:pPr>
            <w:r>
              <w:t xml:space="preserve">Create a new ant of a particular </w:t>
            </w:r>
            <w:r w:rsidR="00941A3F">
              <w:t>type;</w:t>
            </w:r>
            <w:r>
              <w:t xml:space="preserve"> add it to the species ants list.</w:t>
            </w:r>
          </w:p>
        </w:tc>
      </w:tr>
      <w:tr w:rsidR="00571664" w:rsidRPr="000A48C8" w14:paraId="087DB15B" w14:textId="77777777" w:rsidTr="00D97E8F">
        <w:tc>
          <w:tcPr>
            <w:tcW w:w="1268" w:type="dxa"/>
            <w:tcPrChange w:id="347" w:author="Alex Robinson" w:date="2014-03-13T08:50:00Z">
              <w:tcPr>
                <w:tcW w:w="1268" w:type="dxa"/>
              </w:tcPr>
            </w:tcPrChange>
          </w:tcPr>
          <w:p w14:paraId="293758E7" w14:textId="77777777" w:rsidR="00571664" w:rsidRPr="000A48C8" w:rsidRDefault="004F0B73" w:rsidP="00571664">
            <w:pPr>
              <w:spacing w:after="0" w:line="240" w:lineRule="auto"/>
            </w:pPr>
            <w:r>
              <w:t>die</w:t>
            </w:r>
          </w:p>
        </w:tc>
        <w:tc>
          <w:tcPr>
            <w:tcW w:w="2959" w:type="dxa"/>
            <w:tcPrChange w:id="348" w:author="Alex Robinson" w:date="2014-03-13T08:50:00Z">
              <w:tcPr>
                <w:tcW w:w="2959" w:type="dxa"/>
              </w:tcPr>
            </w:tcPrChange>
          </w:tcPr>
          <w:p w14:paraId="4B5A50D0" w14:textId="77777777" w:rsidR="00571664" w:rsidRPr="000A48C8" w:rsidRDefault="00571664" w:rsidP="00571664">
            <w:pPr>
              <w:spacing w:after="0" w:line="240" w:lineRule="auto"/>
            </w:pPr>
            <w:r w:rsidRPr="000A48C8">
              <w:t>N/A</w:t>
            </w:r>
          </w:p>
        </w:tc>
        <w:tc>
          <w:tcPr>
            <w:tcW w:w="5417" w:type="dxa"/>
            <w:tcPrChange w:id="349" w:author="Alex Robinson" w:date="2014-03-13T08:50:00Z">
              <w:tcPr>
                <w:tcW w:w="5417" w:type="dxa"/>
              </w:tcPr>
            </w:tcPrChange>
          </w:tcPr>
          <w:p w14:paraId="62DB0C8F" w14:textId="77777777" w:rsidR="00571664" w:rsidRPr="000A48C8" w:rsidRDefault="00571664" w:rsidP="00571664">
            <w:pPr>
              <w:spacing w:after="0" w:line="240" w:lineRule="auto"/>
            </w:pPr>
            <w:r w:rsidRPr="000A48C8">
              <w:t>Create a new nest in the ant’s current location, and kill the queen ant.</w:t>
            </w:r>
          </w:p>
        </w:tc>
      </w:tr>
      <w:tr w:rsidR="00571664" w:rsidRPr="000A48C8" w14:paraId="19C59267" w14:textId="77777777" w:rsidTr="00D97E8F">
        <w:tc>
          <w:tcPr>
            <w:tcW w:w="1268" w:type="dxa"/>
            <w:tcPrChange w:id="350" w:author="Alex Robinson" w:date="2014-03-13T08:50:00Z">
              <w:tcPr>
                <w:tcW w:w="1268" w:type="dxa"/>
              </w:tcPr>
            </w:tcPrChange>
          </w:tcPr>
          <w:p w14:paraId="590996A5" w14:textId="77777777" w:rsidR="00571664" w:rsidRPr="000A48C8" w:rsidRDefault="00571664" w:rsidP="00571664">
            <w:pPr>
              <w:spacing w:after="0" w:line="240" w:lineRule="auto"/>
            </w:pPr>
            <w:r w:rsidRPr="000A48C8">
              <w:t>draw</w:t>
            </w:r>
          </w:p>
        </w:tc>
        <w:tc>
          <w:tcPr>
            <w:tcW w:w="2959" w:type="dxa"/>
            <w:tcPrChange w:id="351" w:author="Alex Robinson" w:date="2014-03-13T08:50:00Z">
              <w:tcPr>
                <w:tcW w:w="2959" w:type="dxa"/>
              </w:tcPr>
            </w:tcPrChange>
          </w:tcPr>
          <w:p w14:paraId="5FE526AF" w14:textId="77777777" w:rsidR="00571664" w:rsidRPr="000A48C8" w:rsidRDefault="00571664" w:rsidP="00571664">
            <w:pPr>
              <w:spacing w:after="0" w:line="240" w:lineRule="auto"/>
            </w:pPr>
            <w:r w:rsidRPr="000A48C8">
              <w:t>N/A</w:t>
            </w:r>
          </w:p>
        </w:tc>
        <w:tc>
          <w:tcPr>
            <w:tcW w:w="5417" w:type="dxa"/>
            <w:tcPrChange w:id="352" w:author="Alex Robinson" w:date="2014-03-13T08:50:00Z">
              <w:tcPr>
                <w:tcW w:w="5417" w:type="dxa"/>
              </w:tcPr>
            </w:tcPrChange>
          </w:tcPr>
          <w:p w14:paraId="7509F33E" w14:textId="77777777" w:rsidR="00571664" w:rsidRPr="000A48C8" w:rsidRDefault="00571664" w:rsidP="004F0B73">
            <w:pPr>
              <w:spacing w:after="0" w:line="240" w:lineRule="auto"/>
            </w:pPr>
            <w:r w:rsidRPr="000A48C8">
              <w:t xml:space="preserve">Draw the </w:t>
            </w:r>
            <w:r w:rsidR="004F0B73">
              <w:t>nest onto the screen.</w:t>
            </w:r>
          </w:p>
        </w:tc>
      </w:tr>
      <w:tr w:rsidR="00571664" w:rsidRPr="000A48C8" w14:paraId="39AA9BF9" w14:textId="77777777" w:rsidTr="00D97E8F">
        <w:tc>
          <w:tcPr>
            <w:tcW w:w="1268" w:type="dxa"/>
            <w:tcPrChange w:id="353" w:author="Alex Robinson" w:date="2014-03-13T08:50:00Z">
              <w:tcPr>
                <w:tcW w:w="1268" w:type="dxa"/>
              </w:tcPr>
            </w:tcPrChange>
          </w:tcPr>
          <w:p w14:paraId="4B8E3D14" w14:textId="77777777" w:rsidR="00571664" w:rsidRPr="000A48C8" w:rsidRDefault="00571664" w:rsidP="00571664">
            <w:pPr>
              <w:spacing w:after="0" w:line="240" w:lineRule="auto"/>
            </w:pPr>
            <w:r w:rsidRPr="000A48C8">
              <w:t>update</w:t>
            </w:r>
          </w:p>
        </w:tc>
        <w:tc>
          <w:tcPr>
            <w:tcW w:w="2959" w:type="dxa"/>
            <w:tcPrChange w:id="354" w:author="Alex Robinson" w:date="2014-03-13T08:50:00Z">
              <w:tcPr>
                <w:tcW w:w="2959" w:type="dxa"/>
              </w:tcPr>
            </w:tcPrChange>
          </w:tcPr>
          <w:p w14:paraId="2ACA02EE" w14:textId="77777777" w:rsidR="00571664" w:rsidRPr="000A48C8" w:rsidRDefault="00571664" w:rsidP="00571664">
            <w:pPr>
              <w:spacing w:after="0" w:line="240" w:lineRule="auto"/>
            </w:pPr>
            <w:r w:rsidRPr="000A48C8">
              <w:t>N/A</w:t>
            </w:r>
          </w:p>
        </w:tc>
        <w:tc>
          <w:tcPr>
            <w:tcW w:w="5417" w:type="dxa"/>
            <w:tcPrChange w:id="355" w:author="Alex Robinson" w:date="2014-03-13T08:50:00Z">
              <w:tcPr>
                <w:tcW w:w="5417" w:type="dxa"/>
              </w:tcPr>
            </w:tcPrChange>
          </w:tcPr>
          <w:p w14:paraId="22DF360F" w14:textId="77777777" w:rsidR="00571664" w:rsidRDefault="00571664" w:rsidP="00571664">
            <w:pPr>
              <w:spacing w:after="0" w:line="240" w:lineRule="auto"/>
            </w:pPr>
            <w:r w:rsidRPr="000A48C8">
              <w:t>Run through the ants update cycle.</w:t>
            </w:r>
          </w:p>
          <w:p w14:paraId="6829AFDE" w14:textId="77777777" w:rsidR="004F0B73" w:rsidRDefault="004F0B73" w:rsidP="004F0B73">
            <w:pPr>
              <w:numPr>
                <w:ilvl w:val="0"/>
                <w:numId w:val="45"/>
              </w:numPr>
              <w:spacing w:after="0" w:line="240" w:lineRule="auto"/>
            </w:pPr>
            <w:r>
              <w:t>Update the nests health</w:t>
            </w:r>
          </w:p>
          <w:p w14:paraId="224CD05C" w14:textId="77777777" w:rsidR="004F0B73" w:rsidRDefault="004F0B73" w:rsidP="004F0B73">
            <w:pPr>
              <w:numPr>
                <w:ilvl w:val="0"/>
                <w:numId w:val="45"/>
              </w:numPr>
              <w:spacing w:after="0" w:line="240" w:lineRule="auto"/>
            </w:pPr>
            <w:r>
              <w:t>If the ant is still alive</w:t>
            </w:r>
          </w:p>
          <w:p w14:paraId="77E224CC" w14:textId="77777777" w:rsidR="004F0B73" w:rsidRPr="000A48C8" w:rsidRDefault="004F0B73" w:rsidP="004F0B73">
            <w:pPr>
              <w:numPr>
                <w:ilvl w:val="0"/>
                <w:numId w:val="45"/>
              </w:numPr>
              <w:spacing w:after="0" w:line="240" w:lineRule="auto"/>
            </w:pPr>
            <w:r>
              <w:t>If the nest will reproduce</w:t>
            </w:r>
            <w:r w:rsidR="00941A3F">
              <w:t xml:space="preserve"> or not</w:t>
            </w:r>
          </w:p>
        </w:tc>
      </w:tr>
    </w:tbl>
    <w:p w14:paraId="612E6EA8" w14:textId="77777777" w:rsidR="00571664" w:rsidRDefault="00571664" w:rsidP="00FB0867"/>
    <w:p w14:paraId="5038A2DD" w14:textId="5C3EE734" w:rsidR="00F57BB5" w:rsidRDefault="00FB0867" w:rsidP="006D3982">
      <w:pPr>
        <w:pStyle w:val="Heading3"/>
      </w:pPr>
      <w:r>
        <w:t>Pheromone</w:t>
      </w:r>
    </w:p>
    <w:p w14:paraId="74388B3B" w14:textId="635EA468" w:rsidR="00FB0867" w:rsidRDefault="00FB0867" w:rsidP="00FB0867">
      <w:r>
        <w:t>A pheromone is a chemical signal deposited by ants to influence the direction of other ants i.e. lead other ants to food. A pheromone has the following properties:</w:t>
      </w:r>
    </w:p>
    <w:p w14:paraId="3842525E" w14:textId="11F78AE4" w:rsidR="00FB0867" w:rsidRPr="00FB0867" w:rsidRDefault="00FB0867" w:rsidP="00E357D0">
      <w:pPr>
        <w:pStyle w:val="ListParagraph"/>
        <w:numPr>
          <w:ilvl w:val="0"/>
          <w:numId w:val="38"/>
        </w:numPr>
        <w:rPr>
          <w:b/>
        </w:rPr>
      </w:pPr>
      <w:r w:rsidRPr="00FB0867">
        <w:rPr>
          <w:b/>
        </w:rPr>
        <w:t>Concentration</w:t>
      </w:r>
      <w:r>
        <w:rPr>
          <w:b/>
        </w:rPr>
        <w:t xml:space="preserve"> – </w:t>
      </w:r>
      <w:r>
        <w:t>The</w:t>
      </w:r>
      <w:r w:rsidR="00566D88">
        <w:t xml:space="preserve"> concentration of the pheromone</w:t>
      </w:r>
    </w:p>
    <w:p w14:paraId="40D615D4" w14:textId="69B55D36" w:rsidR="00FB0867" w:rsidRPr="00FB0867" w:rsidRDefault="00FB0867" w:rsidP="00E357D0">
      <w:pPr>
        <w:pStyle w:val="ListParagraph"/>
        <w:numPr>
          <w:ilvl w:val="0"/>
          <w:numId w:val="38"/>
        </w:numPr>
        <w:rPr>
          <w:b/>
        </w:rPr>
      </w:pPr>
      <w:r w:rsidRPr="00FB0867">
        <w:rPr>
          <w:b/>
        </w:rPr>
        <w:t>Position</w:t>
      </w:r>
      <w:r>
        <w:rPr>
          <w:b/>
        </w:rPr>
        <w:t xml:space="preserve"> – </w:t>
      </w:r>
      <w:r>
        <w:t>The position of the pheromone</w:t>
      </w:r>
    </w:p>
    <w:p w14:paraId="3A014B25" w14:textId="60686194" w:rsidR="00FB0867" w:rsidRPr="00566D88" w:rsidRDefault="00FB0867" w:rsidP="00E357D0">
      <w:pPr>
        <w:pStyle w:val="ListParagraph"/>
        <w:numPr>
          <w:ilvl w:val="0"/>
          <w:numId w:val="38"/>
        </w:numPr>
        <w:rPr>
          <w:b/>
        </w:rPr>
      </w:pPr>
      <w:r w:rsidRPr="00FB0867">
        <w:rPr>
          <w:b/>
        </w:rPr>
        <w:t>Species</w:t>
      </w:r>
      <w:r>
        <w:rPr>
          <w:b/>
        </w:rPr>
        <w:t xml:space="preserve"> – </w:t>
      </w:r>
      <w:r>
        <w:t>The species of the ant which deposited the pheromone. This is impor</w:t>
      </w:r>
      <w:r w:rsidR="006D3982">
        <w:t>tant as in some species of ants</w:t>
      </w:r>
      <w:r>
        <w:t xml:space="preserve"> ants will only follow pheromones laid down by an ant of their own species.</w:t>
      </w:r>
    </w:p>
    <w:p w14:paraId="609800D4" w14:textId="541790C5" w:rsidR="00566D88" w:rsidRPr="00566D88" w:rsidRDefault="00566D88" w:rsidP="00566D88">
      <w:r>
        <w:t>Evaporation in of pheromones will also be implemented</w:t>
      </w:r>
      <w:r w:rsidR="000763DB">
        <w:t>;</w:t>
      </w:r>
      <w:r>
        <w:t xml:space="preserve"> this means that over time, pheromones will slowly reduce in concentration as some of the chemicals are evaporated away. </w:t>
      </w:r>
    </w:p>
    <w:tbl>
      <w:tblPr>
        <w:tblW w:w="49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56" w:author="Alex Robinson" w:date="2014-03-13T08:50:00Z">
          <w:tblPr>
            <w:tblW w:w="498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575"/>
        <w:gridCol w:w="6465"/>
        <w:tblGridChange w:id="357">
          <w:tblGrid>
            <w:gridCol w:w="2639"/>
            <w:gridCol w:w="6627"/>
          </w:tblGrid>
        </w:tblGridChange>
      </w:tblGrid>
      <w:tr w:rsidR="000763DB" w:rsidRPr="000A48C8" w14:paraId="6C5B7358" w14:textId="77777777" w:rsidTr="00D97E8F">
        <w:tc>
          <w:tcPr>
            <w:tcW w:w="1424" w:type="pct"/>
            <w:tcPrChange w:id="358" w:author="Alex Robinson" w:date="2014-03-13T08:50:00Z">
              <w:tcPr>
                <w:tcW w:w="1424" w:type="pct"/>
              </w:tcPr>
            </w:tcPrChange>
          </w:tcPr>
          <w:p w14:paraId="43842912" w14:textId="77777777" w:rsidR="000763DB" w:rsidRPr="000A48C8" w:rsidRDefault="000763DB" w:rsidP="007677BC">
            <w:pPr>
              <w:spacing w:after="0" w:line="240" w:lineRule="auto"/>
              <w:rPr>
                <w:b/>
              </w:rPr>
            </w:pPr>
            <w:r w:rsidRPr="000A48C8">
              <w:rPr>
                <w:b/>
              </w:rPr>
              <w:t>Properties</w:t>
            </w:r>
          </w:p>
        </w:tc>
        <w:tc>
          <w:tcPr>
            <w:tcW w:w="3576" w:type="pct"/>
            <w:tcPrChange w:id="359" w:author="Alex Robinson" w:date="2014-03-13T08:50:00Z">
              <w:tcPr>
                <w:tcW w:w="3576" w:type="pct"/>
              </w:tcPr>
            </w:tcPrChange>
          </w:tcPr>
          <w:p w14:paraId="40287D4B" w14:textId="77777777" w:rsidR="000763DB" w:rsidRPr="000A48C8" w:rsidRDefault="000763DB" w:rsidP="007677BC">
            <w:pPr>
              <w:spacing w:after="0" w:line="240" w:lineRule="auto"/>
              <w:rPr>
                <w:b/>
              </w:rPr>
            </w:pPr>
            <w:r w:rsidRPr="000A48C8">
              <w:rPr>
                <w:b/>
              </w:rPr>
              <w:t>Description</w:t>
            </w:r>
          </w:p>
        </w:tc>
      </w:tr>
      <w:tr w:rsidR="000763DB" w:rsidRPr="000A48C8" w14:paraId="597CA98F" w14:textId="77777777" w:rsidTr="00D97E8F">
        <w:tc>
          <w:tcPr>
            <w:tcW w:w="1424" w:type="pct"/>
            <w:tcPrChange w:id="360" w:author="Alex Robinson" w:date="2014-03-13T08:50:00Z">
              <w:tcPr>
                <w:tcW w:w="1424" w:type="pct"/>
              </w:tcPr>
            </w:tcPrChange>
          </w:tcPr>
          <w:p w14:paraId="0B64F3A7" w14:textId="77777777" w:rsidR="000763DB" w:rsidRPr="009A4940" w:rsidRDefault="000763DB" w:rsidP="007677BC">
            <w:pPr>
              <w:spacing w:after="0" w:line="240" w:lineRule="auto"/>
            </w:pPr>
            <w:r w:rsidRPr="009A4940">
              <w:t>Size [number, number]</w:t>
            </w:r>
          </w:p>
        </w:tc>
        <w:tc>
          <w:tcPr>
            <w:tcW w:w="3576" w:type="pct"/>
            <w:tcPrChange w:id="361" w:author="Alex Robinson" w:date="2014-03-13T08:50:00Z">
              <w:tcPr>
                <w:tcW w:w="3576" w:type="pct"/>
              </w:tcPr>
            </w:tcPrChange>
          </w:tcPr>
          <w:p w14:paraId="3AE40ABC" w14:textId="77777777" w:rsidR="000763DB" w:rsidRPr="001E6F6D" w:rsidRDefault="000763DB" w:rsidP="000763DB">
            <w:pPr>
              <w:spacing w:after="0" w:line="240" w:lineRule="auto"/>
            </w:pPr>
            <w:r w:rsidRPr="001E6F6D">
              <w:t xml:space="preserve">The size of the </w:t>
            </w:r>
            <w:r>
              <w:t>pheromone</w:t>
            </w:r>
            <w:r w:rsidRPr="001E6F6D">
              <w:t xml:space="preserve"> in pixels.</w:t>
            </w:r>
          </w:p>
        </w:tc>
      </w:tr>
      <w:tr w:rsidR="000763DB" w:rsidRPr="000A48C8" w14:paraId="707AD022" w14:textId="77777777" w:rsidTr="00D97E8F">
        <w:tc>
          <w:tcPr>
            <w:tcW w:w="1424" w:type="pct"/>
            <w:tcPrChange w:id="362" w:author="Alex Robinson" w:date="2014-03-13T08:50:00Z">
              <w:tcPr>
                <w:tcW w:w="1424" w:type="pct"/>
              </w:tcPr>
            </w:tcPrChange>
          </w:tcPr>
          <w:p w14:paraId="1E81B5EF" w14:textId="77777777" w:rsidR="000763DB" w:rsidRPr="009A4940" w:rsidRDefault="000763DB" w:rsidP="007677BC">
            <w:pPr>
              <w:spacing w:after="0" w:line="240" w:lineRule="auto"/>
            </w:pPr>
            <w:r w:rsidRPr="009A4940">
              <w:t>Coord [number, number]</w:t>
            </w:r>
          </w:p>
        </w:tc>
        <w:tc>
          <w:tcPr>
            <w:tcW w:w="3576" w:type="pct"/>
            <w:tcPrChange w:id="363" w:author="Alex Robinson" w:date="2014-03-13T08:50:00Z">
              <w:tcPr>
                <w:tcW w:w="3576" w:type="pct"/>
              </w:tcPr>
            </w:tcPrChange>
          </w:tcPr>
          <w:p w14:paraId="712D4346" w14:textId="77777777" w:rsidR="000763DB" w:rsidRPr="001E6F6D" w:rsidRDefault="000763DB" w:rsidP="000763DB">
            <w:pPr>
              <w:spacing w:after="0" w:line="240" w:lineRule="auto"/>
            </w:pPr>
            <w:r w:rsidRPr="001E6F6D">
              <w:t xml:space="preserve">The coordinate of the </w:t>
            </w:r>
            <w:r>
              <w:t>pheromone.</w:t>
            </w:r>
          </w:p>
        </w:tc>
      </w:tr>
      <w:tr w:rsidR="000763DB" w:rsidRPr="000A48C8" w14:paraId="009E705D" w14:textId="77777777" w:rsidTr="00D97E8F">
        <w:tc>
          <w:tcPr>
            <w:tcW w:w="1424" w:type="pct"/>
            <w:tcPrChange w:id="364" w:author="Alex Robinson" w:date="2014-03-13T08:50:00Z">
              <w:tcPr>
                <w:tcW w:w="1424" w:type="pct"/>
              </w:tcPr>
            </w:tcPrChange>
          </w:tcPr>
          <w:p w14:paraId="328FA45C" w14:textId="77777777" w:rsidR="000763DB" w:rsidRPr="009A4940" w:rsidRDefault="000763DB" w:rsidP="007677BC">
            <w:pPr>
              <w:spacing w:after="0" w:line="240" w:lineRule="auto"/>
            </w:pPr>
            <w:r>
              <w:t>Concentration [number]</w:t>
            </w:r>
          </w:p>
        </w:tc>
        <w:tc>
          <w:tcPr>
            <w:tcW w:w="3576" w:type="pct"/>
            <w:tcPrChange w:id="365" w:author="Alex Robinson" w:date="2014-03-13T08:50:00Z">
              <w:tcPr>
                <w:tcW w:w="3576" w:type="pct"/>
              </w:tcPr>
            </w:tcPrChange>
          </w:tcPr>
          <w:p w14:paraId="4BA12893" w14:textId="77777777" w:rsidR="000763DB" w:rsidRPr="001E6F6D" w:rsidRDefault="000763DB" w:rsidP="007677BC">
            <w:pPr>
              <w:spacing w:after="0" w:line="240" w:lineRule="auto"/>
            </w:pPr>
            <w:r>
              <w:t>The concentration of the pheromone.</w:t>
            </w:r>
          </w:p>
        </w:tc>
      </w:tr>
      <w:tr w:rsidR="000763DB" w:rsidRPr="000A48C8" w14:paraId="7AE98889" w14:textId="77777777" w:rsidTr="00D97E8F">
        <w:tc>
          <w:tcPr>
            <w:tcW w:w="1424" w:type="pct"/>
            <w:tcPrChange w:id="366" w:author="Alex Robinson" w:date="2014-03-13T08:50:00Z">
              <w:tcPr>
                <w:tcW w:w="1424" w:type="pct"/>
              </w:tcPr>
            </w:tcPrChange>
          </w:tcPr>
          <w:p w14:paraId="594954E8" w14:textId="77777777" w:rsidR="000763DB" w:rsidRPr="009A4940" w:rsidRDefault="000763DB" w:rsidP="007677BC">
            <w:pPr>
              <w:spacing w:after="0" w:line="240" w:lineRule="auto"/>
            </w:pPr>
            <w:r>
              <w:t>Species [Species object]</w:t>
            </w:r>
          </w:p>
        </w:tc>
        <w:tc>
          <w:tcPr>
            <w:tcW w:w="3576" w:type="pct"/>
            <w:tcPrChange w:id="367" w:author="Alex Robinson" w:date="2014-03-13T08:50:00Z">
              <w:tcPr>
                <w:tcW w:w="3576" w:type="pct"/>
              </w:tcPr>
            </w:tcPrChange>
          </w:tcPr>
          <w:p w14:paraId="6D4B402A" w14:textId="77777777" w:rsidR="000763DB" w:rsidRPr="001E6F6D" w:rsidRDefault="000763DB" w:rsidP="000763DB">
            <w:pPr>
              <w:spacing w:after="0" w:line="240" w:lineRule="auto"/>
            </w:pPr>
            <w:r w:rsidRPr="001E6F6D">
              <w:t xml:space="preserve">The </w:t>
            </w:r>
            <w:r>
              <w:t>species the pheromone belongs to i.e. the species of the ant which laid the pheromone</w:t>
            </w:r>
          </w:p>
        </w:tc>
      </w:tr>
    </w:tbl>
    <w:p w14:paraId="6C27E495" w14:textId="77777777" w:rsidR="000763DB" w:rsidRDefault="000763DB" w:rsidP="00566D88"/>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68" w:author="Alex Robinson" w:date="2014-03-13T08:50: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360"/>
        <w:gridCol w:w="1620"/>
        <w:gridCol w:w="6082"/>
        <w:tblGridChange w:id="369">
          <w:tblGrid>
            <w:gridCol w:w="1393"/>
            <w:gridCol w:w="1661"/>
            <w:gridCol w:w="6234"/>
          </w:tblGrid>
        </w:tblGridChange>
      </w:tblGrid>
      <w:tr w:rsidR="00C10A10" w:rsidRPr="000A48C8" w14:paraId="542F41FD" w14:textId="77777777" w:rsidTr="00482550">
        <w:tc>
          <w:tcPr>
            <w:tcW w:w="750" w:type="pct"/>
            <w:tcPrChange w:id="370" w:author="Alex Robinson" w:date="2014-03-13T08:50:00Z">
              <w:tcPr>
                <w:tcW w:w="750" w:type="pct"/>
              </w:tcPr>
            </w:tcPrChange>
          </w:tcPr>
          <w:p w14:paraId="517908DC" w14:textId="77777777" w:rsidR="00C10A10" w:rsidRPr="000A48C8" w:rsidRDefault="00C10A10" w:rsidP="007B3C59">
            <w:pPr>
              <w:spacing w:after="0" w:line="240" w:lineRule="auto"/>
              <w:rPr>
                <w:b/>
              </w:rPr>
            </w:pPr>
            <w:r w:rsidRPr="000A48C8">
              <w:rPr>
                <w:b/>
              </w:rPr>
              <w:t>Procedure</w:t>
            </w:r>
          </w:p>
        </w:tc>
        <w:tc>
          <w:tcPr>
            <w:tcW w:w="894" w:type="pct"/>
            <w:tcPrChange w:id="371" w:author="Alex Robinson" w:date="2014-03-13T08:50:00Z">
              <w:tcPr>
                <w:tcW w:w="894" w:type="pct"/>
              </w:tcPr>
            </w:tcPrChange>
          </w:tcPr>
          <w:p w14:paraId="2B55CCF2" w14:textId="77777777" w:rsidR="00C10A10" w:rsidRPr="000A48C8" w:rsidRDefault="00C10A10" w:rsidP="007B3C59">
            <w:pPr>
              <w:spacing w:after="0" w:line="240" w:lineRule="auto"/>
              <w:rPr>
                <w:b/>
              </w:rPr>
            </w:pPr>
            <w:r w:rsidRPr="000A48C8">
              <w:rPr>
                <w:b/>
              </w:rPr>
              <w:t>Parameters</w:t>
            </w:r>
          </w:p>
        </w:tc>
        <w:tc>
          <w:tcPr>
            <w:tcW w:w="3356" w:type="pct"/>
            <w:tcPrChange w:id="372" w:author="Alex Robinson" w:date="2014-03-13T08:50:00Z">
              <w:tcPr>
                <w:tcW w:w="3356" w:type="pct"/>
              </w:tcPr>
            </w:tcPrChange>
          </w:tcPr>
          <w:p w14:paraId="15A41E68" w14:textId="77777777" w:rsidR="00C10A10" w:rsidRPr="000A48C8" w:rsidRDefault="00C10A10" w:rsidP="007B3C59">
            <w:pPr>
              <w:spacing w:after="0" w:line="240" w:lineRule="auto"/>
              <w:rPr>
                <w:b/>
              </w:rPr>
            </w:pPr>
            <w:r w:rsidRPr="000A48C8">
              <w:rPr>
                <w:b/>
              </w:rPr>
              <w:t>Description</w:t>
            </w:r>
          </w:p>
        </w:tc>
      </w:tr>
      <w:tr w:rsidR="00C10A10" w:rsidRPr="000A48C8" w14:paraId="092FC3D6" w14:textId="77777777" w:rsidTr="00482550">
        <w:tc>
          <w:tcPr>
            <w:tcW w:w="750" w:type="pct"/>
            <w:tcPrChange w:id="373" w:author="Alex Robinson" w:date="2014-03-13T08:50:00Z">
              <w:tcPr>
                <w:tcW w:w="750" w:type="pct"/>
              </w:tcPr>
            </w:tcPrChange>
          </w:tcPr>
          <w:p w14:paraId="34036851" w14:textId="77777777" w:rsidR="00C10A10" w:rsidRPr="000A48C8" w:rsidRDefault="00C10A10" w:rsidP="007B3C59">
            <w:pPr>
              <w:spacing w:after="0" w:line="240" w:lineRule="auto"/>
            </w:pPr>
            <w:r w:rsidRPr="000A48C8">
              <w:t>draw</w:t>
            </w:r>
          </w:p>
        </w:tc>
        <w:tc>
          <w:tcPr>
            <w:tcW w:w="894" w:type="pct"/>
            <w:tcPrChange w:id="374" w:author="Alex Robinson" w:date="2014-03-13T08:50:00Z">
              <w:tcPr>
                <w:tcW w:w="894" w:type="pct"/>
              </w:tcPr>
            </w:tcPrChange>
          </w:tcPr>
          <w:p w14:paraId="01C5CA5D" w14:textId="77777777" w:rsidR="00C10A10" w:rsidRPr="000A48C8" w:rsidRDefault="00C10A10" w:rsidP="007B3C59">
            <w:pPr>
              <w:spacing w:after="0" w:line="240" w:lineRule="auto"/>
            </w:pPr>
            <w:r w:rsidRPr="000A48C8">
              <w:t>N/A</w:t>
            </w:r>
          </w:p>
        </w:tc>
        <w:tc>
          <w:tcPr>
            <w:tcW w:w="3356" w:type="pct"/>
            <w:tcPrChange w:id="375" w:author="Alex Robinson" w:date="2014-03-13T08:50:00Z">
              <w:tcPr>
                <w:tcW w:w="3356" w:type="pct"/>
              </w:tcPr>
            </w:tcPrChange>
          </w:tcPr>
          <w:p w14:paraId="1BF10A95" w14:textId="77777777" w:rsidR="00C10A10" w:rsidRPr="000A48C8" w:rsidRDefault="00C10A10" w:rsidP="00C10A10">
            <w:pPr>
              <w:spacing w:after="0" w:line="240" w:lineRule="auto"/>
            </w:pPr>
            <w:r w:rsidRPr="000A48C8">
              <w:t xml:space="preserve">Draw the </w:t>
            </w:r>
            <w:r>
              <w:t>pheromone onto the screen.</w:t>
            </w:r>
          </w:p>
        </w:tc>
      </w:tr>
      <w:tr w:rsidR="00C10A10" w:rsidRPr="000A48C8" w14:paraId="05D07AB9" w14:textId="77777777" w:rsidTr="00482550">
        <w:tc>
          <w:tcPr>
            <w:tcW w:w="750" w:type="pct"/>
            <w:tcPrChange w:id="376" w:author="Alex Robinson" w:date="2014-03-13T08:50:00Z">
              <w:tcPr>
                <w:tcW w:w="750" w:type="pct"/>
              </w:tcPr>
            </w:tcPrChange>
          </w:tcPr>
          <w:p w14:paraId="08789AB9" w14:textId="77777777" w:rsidR="00C10A10" w:rsidRPr="000A48C8" w:rsidRDefault="00C10A10" w:rsidP="007B3C59">
            <w:pPr>
              <w:spacing w:after="0" w:line="240" w:lineRule="auto"/>
            </w:pPr>
            <w:r w:rsidRPr="000A48C8">
              <w:t>update</w:t>
            </w:r>
          </w:p>
        </w:tc>
        <w:tc>
          <w:tcPr>
            <w:tcW w:w="894" w:type="pct"/>
            <w:tcPrChange w:id="377" w:author="Alex Robinson" w:date="2014-03-13T08:50:00Z">
              <w:tcPr>
                <w:tcW w:w="894" w:type="pct"/>
              </w:tcPr>
            </w:tcPrChange>
          </w:tcPr>
          <w:p w14:paraId="15D4649B" w14:textId="77777777" w:rsidR="00C10A10" w:rsidRPr="000A48C8" w:rsidRDefault="00C10A10" w:rsidP="007B3C59">
            <w:pPr>
              <w:spacing w:after="0" w:line="240" w:lineRule="auto"/>
            </w:pPr>
            <w:r w:rsidRPr="000A48C8">
              <w:t>N/A</w:t>
            </w:r>
          </w:p>
        </w:tc>
        <w:tc>
          <w:tcPr>
            <w:tcW w:w="3356" w:type="pct"/>
            <w:tcPrChange w:id="378" w:author="Alex Robinson" w:date="2014-03-13T08:50:00Z">
              <w:tcPr>
                <w:tcW w:w="3356" w:type="pct"/>
              </w:tcPr>
            </w:tcPrChange>
          </w:tcPr>
          <w:p w14:paraId="10244708" w14:textId="77777777" w:rsidR="00C10A10" w:rsidRDefault="00C10A10" w:rsidP="007B3C59">
            <w:pPr>
              <w:spacing w:after="0" w:line="240" w:lineRule="auto"/>
            </w:pPr>
            <w:r w:rsidRPr="000A48C8">
              <w:t>Run through the ants update cycle.</w:t>
            </w:r>
          </w:p>
          <w:p w14:paraId="5AC5C4A3" w14:textId="77777777" w:rsidR="00C10A10" w:rsidRDefault="00C10A10" w:rsidP="00C10A10">
            <w:pPr>
              <w:numPr>
                <w:ilvl w:val="0"/>
                <w:numId w:val="47"/>
              </w:numPr>
              <w:spacing w:after="0" w:line="240" w:lineRule="auto"/>
            </w:pPr>
            <w:r>
              <w:t>Reduce the concentration of the pheromone depending on the evaporation rate of the system.</w:t>
            </w:r>
          </w:p>
          <w:p w14:paraId="70158D09" w14:textId="77777777" w:rsidR="00C10A10" w:rsidRPr="000A48C8" w:rsidRDefault="00C10A10" w:rsidP="00C10A10">
            <w:pPr>
              <w:numPr>
                <w:ilvl w:val="0"/>
                <w:numId w:val="47"/>
              </w:numPr>
              <w:spacing w:after="0" w:line="240" w:lineRule="auto"/>
            </w:pPr>
            <w:r>
              <w:t>If the concentration of the pheromone is below 0 remove the pheromone.</w:t>
            </w:r>
          </w:p>
        </w:tc>
      </w:tr>
    </w:tbl>
    <w:p w14:paraId="2A00C6C7" w14:textId="77777777" w:rsidR="007677BC" w:rsidRPr="00566D88" w:rsidRDefault="007677BC" w:rsidP="00566D88"/>
    <w:p w14:paraId="1ABA39EF" w14:textId="2FE6A1C6" w:rsidR="00F57BB5" w:rsidRDefault="00F57BB5" w:rsidP="006D3982">
      <w:pPr>
        <w:pStyle w:val="Heading3"/>
      </w:pPr>
      <w:r>
        <w:t>Food</w:t>
      </w:r>
    </w:p>
    <w:p w14:paraId="5A351D2B" w14:textId="6DEF1019" w:rsidR="006D3982" w:rsidRDefault="006D3982" w:rsidP="006D3982">
      <w:r>
        <w:t>A piece of food has the following properties:</w:t>
      </w:r>
    </w:p>
    <w:p w14:paraId="7B75B6B4" w14:textId="1C963E69" w:rsidR="006D3982" w:rsidRDefault="006D3982" w:rsidP="00E357D0">
      <w:pPr>
        <w:pStyle w:val="ListParagraph"/>
        <w:numPr>
          <w:ilvl w:val="0"/>
          <w:numId w:val="39"/>
        </w:numPr>
      </w:pPr>
      <w:r w:rsidRPr="006D3982">
        <w:rPr>
          <w:b/>
        </w:rPr>
        <w:t>Position</w:t>
      </w:r>
      <w:r>
        <w:t xml:space="preserve"> – The location of the piece of food</w:t>
      </w:r>
    </w:p>
    <w:p w14:paraId="2A79C563" w14:textId="6A3A87C7" w:rsidR="006D3982" w:rsidRDefault="006D3982" w:rsidP="00E357D0">
      <w:pPr>
        <w:pStyle w:val="ListParagraph"/>
        <w:numPr>
          <w:ilvl w:val="0"/>
          <w:numId w:val="39"/>
        </w:numPr>
      </w:pPr>
      <w:r w:rsidRPr="006D3982">
        <w:rPr>
          <w:b/>
        </w:rPr>
        <w:t>Size</w:t>
      </w:r>
      <w:r>
        <w:t xml:space="preserve"> – The size of the piece of food</w:t>
      </w:r>
    </w:p>
    <w:p w14:paraId="03074513" w14:textId="6E766E7E" w:rsidR="006D3982" w:rsidRDefault="006D3982" w:rsidP="00E357D0">
      <w:pPr>
        <w:pStyle w:val="ListParagraph"/>
        <w:numPr>
          <w:ilvl w:val="0"/>
          <w:numId w:val="39"/>
        </w:numPr>
      </w:pPr>
      <w:r w:rsidRPr="006D3982">
        <w:rPr>
          <w:b/>
        </w:rPr>
        <w:t>Density</w:t>
      </w:r>
      <w:r>
        <w:t xml:space="preserve"> – The density/concentration of the food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79" w:author="Alex Robinson" w:date="2014-03-13T08:50: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2595"/>
        <w:gridCol w:w="6467"/>
        <w:tblGridChange w:id="380">
          <w:tblGrid>
            <w:gridCol w:w="2660"/>
            <w:gridCol w:w="6628"/>
          </w:tblGrid>
        </w:tblGridChange>
      </w:tblGrid>
      <w:tr w:rsidR="007B3C59" w:rsidRPr="000A48C8" w14:paraId="7F9882FD" w14:textId="77777777" w:rsidTr="007B3C59">
        <w:tc>
          <w:tcPr>
            <w:tcW w:w="1432" w:type="pct"/>
            <w:tcPrChange w:id="381" w:author="Alex Robinson" w:date="2014-03-13T08:50:00Z">
              <w:tcPr>
                <w:tcW w:w="1432" w:type="pct"/>
              </w:tcPr>
            </w:tcPrChange>
          </w:tcPr>
          <w:p w14:paraId="7AD68347" w14:textId="77777777" w:rsidR="007B3C59" w:rsidRPr="000A48C8" w:rsidRDefault="007B3C59" w:rsidP="007B3C59">
            <w:pPr>
              <w:spacing w:after="0" w:line="240" w:lineRule="auto"/>
              <w:rPr>
                <w:b/>
              </w:rPr>
            </w:pPr>
            <w:r w:rsidRPr="000A48C8">
              <w:rPr>
                <w:b/>
              </w:rPr>
              <w:lastRenderedPageBreak/>
              <w:t>Properties</w:t>
            </w:r>
          </w:p>
        </w:tc>
        <w:tc>
          <w:tcPr>
            <w:tcW w:w="3568" w:type="pct"/>
            <w:tcPrChange w:id="382" w:author="Alex Robinson" w:date="2014-03-13T08:50:00Z">
              <w:tcPr>
                <w:tcW w:w="3568" w:type="pct"/>
              </w:tcPr>
            </w:tcPrChange>
          </w:tcPr>
          <w:p w14:paraId="12772379" w14:textId="77777777" w:rsidR="007B3C59" w:rsidRPr="000A48C8" w:rsidRDefault="007B3C59" w:rsidP="007B3C59">
            <w:pPr>
              <w:spacing w:after="0" w:line="240" w:lineRule="auto"/>
              <w:rPr>
                <w:b/>
              </w:rPr>
            </w:pPr>
            <w:r w:rsidRPr="000A48C8">
              <w:rPr>
                <w:b/>
              </w:rPr>
              <w:t>Description</w:t>
            </w:r>
          </w:p>
        </w:tc>
      </w:tr>
      <w:tr w:rsidR="007B3C59" w:rsidRPr="000A48C8" w14:paraId="55CC3838" w14:textId="77777777" w:rsidTr="007B3C59">
        <w:tc>
          <w:tcPr>
            <w:tcW w:w="1432" w:type="pct"/>
            <w:tcPrChange w:id="383" w:author="Alex Robinson" w:date="2014-03-13T08:50:00Z">
              <w:tcPr>
                <w:tcW w:w="1432" w:type="pct"/>
              </w:tcPr>
            </w:tcPrChange>
          </w:tcPr>
          <w:p w14:paraId="18E6204B" w14:textId="77777777" w:rsidR="007B3C59" w:rsidRPr="009A4940" w:rsidRDefault="007B3C59" w:rsidP="007B3C59">
            <w:pPr>
              <w:spacing w:after="0" w:line="240" w:lineRule="auto"/>
            </w:pPr>
            <w:r w:rsidRPr="009A4940">
              <w:t>Size [number, number]</w:t>
            </w:r>
          </w:p>
        </w:tc>
        <w:tc>
          <w:tcPr>
            <w:tcW w:w="3568" w:type="pct"/>
            <w:tcPrChange w:id="384" w:author="Alex Robinson" w:date="2014-03-13T08:50:00Z">
              <w:tcPr>
                <w:tcW w:w="3568" w:type="pct"/>
              </w:tcPr>
            </w:tcPrChange>
          </w:tcPr>
          <w:p w14:paraId="4F71A4CD" w14:textId="77777777" w:rsidR="007B3C59" w:rsidRPr="001E6F6D" w:rsidRDefault="007B3C59" w:rsidP="0000108C">
            <w:pPr>
              <w:spacing w:after="0" w:line="240" w:lineRule="auto"/>
            </w:pPr>
            <w:r w:rsidRPr="001E6F6D">
              <w:t xml:space="preserve">The size of the </w:t>
            </w:r>
            <w:r w:rsidR="0000108C">
              <w:t>piece of food</w:t>
            </w:r>
            <w:r w:rsidRPr="001E6F6D">
              <w:t xml:space="preserve"> in pixels.</w:t>
            </w:r>
          </w:p>
        </w:tc>
      </w:tr>
      <w:tr w:rsidR="007B3C59" w:rsidRPr="000A48C8" w14:paraId="69475B9F" w14:textId="77777777" w:rsidTr="007B3C59">
        <w:tc>
          <w:tcPr>
            <w:tcW w:w="1432" w:type="pct"/>
            <w:tcPrChange w:id="385" w:author="Alex Robinson" w:date="2014-03-13T08:50:00Z">
              <w:tcPr>
                <w:tcW w:w="1432" w:type="pct"/>
              </w:tcPr>
            </w:tcPrChange>
          </w:tcPr>
          <w:p w14:paraId="16959DD4" w14:textId="77777777" w:rsidR="007B3C59" w:rsidRPr="009A4940" w:rsidRDefault="007B3C59" w:rsidP="007B3C59">
            <w:pPr>
              <w:spacing w:after="0" w:line="240" w:lineRule="auto"/>
            </w:pPr>
            <w:r w:rsidRPr="009A4940">
              <w:t>Coord [number, number]</w:t>
            </w:r>
          </w:p>
        </w:tc>
        <w:tc>
          <w:tcPr>
            <w:tcW w:w="3568" w:type="pct"/>
            <w:tcPrChange w:id="386" w:author="Alex Robinson" w:date="2014-03-13T08:50:00Z">
              <w:tcPr>
                <w:tcW w:w="3568" w:type="pct"/>
              </w:tcPr>
            </w:tcPrChange>
          </w:tcPr>
          <w:p w14:paraId="04D48D8F" w14:textId="77777777" w:rsidR="007B3C59" w:rsidRPr="001E6F6D" w:rsidRDefault="007B3C59" w:rsidP="0070702F">
            <w:pPr>
              <w:spacing w:after="0" w:line="240" w:lineRule="auto"/>
            </w:pPr>
            <w:r w:rsidRPr="001E6F6D">
              <w:t xml:space="preserve">The coordinate of the </w:t>
            </w:r>
            <w:r w:rsidR="0070702F">
              <w:t>piece of food on the map</w:t>
            </w:r>
            <w:r>
              <w:t>.</w:t>
            </w:r>
          </w:p>
        </w:tc>
      </w:tr>
      <w:tr w:rsidR="007B3C59" w:rsidRPr="000A48C8" w14:paraId="7BD32B0B" w14:textId="77777777" w:rsidTr="007B3C59">
        <w:tc>
          <w:tcPr>
            <w:tcW w:w="1432" w:type="pct"/>
            <w:tcPrChange w:id="387" w:author="Alex Robinson" w:date="2014-03-13T08:50:00Z">
              <w:tcPr>
                <w:tcW w:w="1432" w:type="pct"/>
              </w:tcPr>
            </w:tcPrChange>
          </w:tcPr>
          <w:p w14:paraId="7192D733" w14:textId="77777777" w:rsidR="007B3C59" w:rsidRPr="009A4940" w:rsidRDefault="0070702F" w:rsidP="007B3C59">
            <w:pPr>
              <w:spacing w:after="0" w:line="240" w:lineRule="auto"/>
            </w:pPr>
            <w:r>
              <w:t>amount</w:t>
            </w:r>
            <w:r w:rsidR="007B3C59">
              <w:t xml:space="preserve"> [number]</w:t>
            </w:r>
          </w:p>
        </w:tc>
        <w:tc>
          <w:tcPr>
            <w:tcW w:w="3568" w:type="pct"/>
            <w:tcPrChange w:id="388" w:author="Alex Robinson" w:date="2014-03-13T08:50:00Z">
              <w:tcPr>
                <w:tcW w:w="3568" w:type="pct"/>
              </w:tcPr>
            </w:tcPrChange>
          </w:tcPr>
          <w:p w14:paraId="2956A3B5" w14:textId="77777777" w:rsidR="007B3C59" w:rsidRPr="001E6F6D" w:rsidRDefault="007B3C59" w:rsidP="0070702F">
            <w:pPr>
              <w:spacing w:after="0" w:line="240" w:lineRule="auto"/>
            </w:pPr>
            <w:r>
              <w:t xml:space="preserve">The </w:t>
            </w:r>
            <w:r w:rsidR="0070702F">
              <w:t>amount/concentration the piece of food contains</w:t>
            </w:r>
          </w:p>
        </w:tc>
      </w:tr>
    </w:tbl>
    <w:p w14:paraId="6F275275" w14:textId="77777777" w:rsidR="007B3C59" w:rsidRDefault="007B3C59" w:rsidP="007B3C59">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389" w:author="Alex Robinson" w:date="2014-03-13T08:50:00Z">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158"/>
        <w:gridCol w:w="1389"/>
        <w:gridCol w:w="6515"/>
        <w:tblGridChange w:id="390">
          <w:tblGrid>
            <w:gridCol w:w="1158"/>
            <w:gridCol w:w="1389"/>
            <w:gridCol w:w="6515"/>
          </w:tblGrid>
        </w:tblGridChange>
      </w:tblGrid>
      <w:tr w:rsidR="00E42303" w:rsidRPr="000A48C8" w14:paraId="3796A4B0" w14:textId="77777777" w:rsidTr="00D97E8F">
        <w:tc>
          <w:tcPr>
            <w:tcW w:w="1158" w:type="dxa"/>
            <w:tcPrChange w:id="391" w:author="Alex Robinson" w:date="2014-03-13T08:50:00Z">
              <w:tcPr>
                <w:tcW w:w="1158" w:type="dxa"/>
              </w:tcPr>
            </w:tcPrChange>
          </w:tcPr>
          <w:p w14:paraId="5293504F" w14:textId="77777777" w:rsidR="00E42303" w:rsidRPr="000A48C8" w:rsidRDefault="00E42303" w:rsidP="00A62EA8">
            <w:pPr>
              <w:spacing w:after="0" w:line="240" w:lineRule="auto"/>
              <w:rPr>
                <w:b/>
              </w:rPr>
            </w:pPr>
            <w:r w:rsidRPr="000A48C8">
              <w:rPr>
                <w:b/>
              </w:rPr>
              <w:t>Procedure</w:t>
            </w:r>
          </w:p>
        </w:tc>
        <w:tc>
          <w:tcPr>
            <w:tcW w:w="1389" w:type="dxa"/>
            <w:tcPrChange w:id="392" w:author="Alex Robinson" w:date="2014-03-13T08:50:00Z">
              <w:tcPr>
                <w:tcW w:w="1389" w:type="dxa"/>
              </w:tcPr>
            </w:tcPrChange>
          </w:tcPr>
          <w:p w14:paraId="787CBFA3" w14:textId="77777777" w:rsidR="00E42303" w:rsidRPr="000A48C8" w:rsidRDefault="00E42303" w:rsidP="00A62EA8">
            <w:pPr>
              <w:spacing w:after="0" w:line="240" w:lineRule="auto"/>
              <w:rPr>
                <w:b/>
              </w:rPr>
            </w:pPr>
            <w:r w:rsidRPr="000A48C8">
              <w:rPr>
                <w:b/>
              </w:rPr>
              <w:t>Parameters</w:t>
            </w:r>
          </w:p>
        </w:tc>
        <w:tc>
          <w:tcPr>
            <w:tcW w:w="6515" w:type="dxa"/>
            <w:tcPrChange w:id="393" w:author="Alex Robinson" w:date="2014-03-13T08:50:00Z">
              <w:tcPr>
                <w:tcW w:w="6515" w:type="dxa"/>
              </w:tcPr>
            </w:tcPrChange>
          </w:tcPr>
          <w:p w14:paraId="64D0C15B" w14:textId="77777777" w:rsidR="00E42303" w:rsidRPr="000A48C8" w:rsidRDefault="00E42303" w:rsidP="00A62EA8">
            <w:pPr>
              <w:spacing w:after="0" w:line="240" w:lineRule="auto"/>
              <w:rPr>
                <w:b/>
              </w:rPr>
            </w:pPr>
            <w:r w:rsidRPr="000A48C8">
              <w:rPr>
                <w:b/>
              </w:rPr>
              <w:t>Description</w:t>
            </w:r>
          </w:p>
        </w:tc>
      </w:tr>
      <w:tr w:rsidR="00E42303" w:rsidRPr="000A48C8" w14:paraId="146CA29D" w14:textId="77777777" w:rsidTr="00D97E8F">
        <w:tc>
          <w:tcPr>
            <w:tcW w:w="1158" w:type="dxa"/>
            <w:tcPrChange w:id="394" w:author="Alex Robinson" w:date="2014-03-13T08:50:00Z">
              <w:tcPr>
                <w:tcW w:w="1158" w:type="dxa"/>
              </w:tcPr>
            </w:tcPrChange>
          </w:tcPr>
          <w:p w14:paraId="2938CB9B" w14:textId="77777777" w:rsidR="00E42303" w:rsidRPr="000A48C8" w:rsidRDefault="00E42303" w:rsidP="00A62EA8">
            <w:pPr>
              <w:spacing w:after="0" w:line="240" w:lineRule="auto"/>
            </w:pPr>
            <w:r w:rsidRPr="000A48C8">
              <w:t>draw</w:t>
            </w:r>
          </w:p>
        </w:tc>
        <w:tc>
          <w:tcPr>
            <w:tcW w:w="1389" w:type="dxa"/>
            <w:tcPrChange w:id="395" w:author="Alex Robinson" w:date="2014-03-13T08:50:00Z">
              <w:tcPr>
                <w:tcW w:w="1389" w:type="dxa"/>
              </w:tcPr>
            </w:tcPrChange>
          </w:tcPr>
          <w:p w14:paraId="02E7C0B8" w14:textId="77777777" w:rsidR="00E42303" w:rsidRPr="000A48C8" w:rsidRDefault="00E42303" w:rsidP="00A62EA8">
            <w:pPr>
              <w:spacing w:after="0" w:line="240" w:lineRule="auto"/>
            </w:pPr>
            <w:r w:rsidRPr="000A48C8">
              <w:t>N/A</w:t>
            </w:r>
          </w:p>
        </w:tc>
        <w:tc>
          <w:tcPr>
            <w:tcW w:w="6515" w:type="dxa"/>
            <w:tcPrChange w:id="396" w:author="Alex Robinson" w:date="2014-03-13T08:50:00Z">
              <w:tcPr>
                <w:tcW w:w="6515" w:type="dxa"/>
              </w:tcPr>
            </w:tcPrChange>
          </w:tcPr>
          <w:p w14:paraId="0FD90A4B" w14:textId="77777777" w:rsidR="00E42303" w:rsidRPr="000A48C8" w:rsidRDefault="00E42303" w:rsidP="00E42303">
            <w:pPr>
              <w:spacing w:after="0" w:line="240" w:lineRule="auto"/>
            </w:pPr>
            <w:r w:rsidRPr="000A48C8">
              <w:t xml:space="preserve">Draw the </w:t>
            </w:r>
            <w:r>
              <w:t>piece of food onto the screen.</w:t>
            </w:r>
          </w:p>
        </w:tc>
      </w:tr>
      <w:tr w:rsidR="00E42303" w:rsidRPr="000A48C8" w14:paraId="79570F48" w14:textId="77777777" w:rsidTr="00D97E8F">
        <w:tc>
          <w:tcPr>
            <w:tcW w:w="1158" w:type="dxa"/>
            <w:tcPrChange w:id="397" w:author="Alex Robinson" w:date="2014-03-13T08:50:00Z">
              <w:tcPr>
                <w:tcW w:w="1158" w:type="dxa"/>
              </w:tcPr>
            </w:tcPrChange>
          </w:tcPr>
          <w:p w14:paraId="26A71077" w14:textId="77777777" w:rsidR="00E42303" w:rsidRPr="000A48C8" w:rsidRDefault="00E42303" w:rsidP="00A62EA8">
            <w:pPr>
              <w:spacing w:after="0" w:line="240" w:lineRule="auto"/>
            </w:pPr>
            <w:r>
              <w:t>grow</w:t>
            </w:r>
          </w:p>
        </w:tc>
        <w:tc>
          <w:tcPr>
            <w:tcW w:w="1389" w:type="dxa"/>
            <w:tcPrChange w:id="398" w:author="Alex Robinson" w:date="2014-03-13T08:50:00Z">
              <w:tcPr>
                <w:tcW w:w="1389" w:type="dxa"/>
              </w:tcPr>
            </w:tcPrChange>
          </w:tcPr>
          <w:p w14:paraId="722F7E3E" w14:textId="77777777" w:rsidR="00E42303" w:rsidRPr="000A48C8" w:rsidRDefault="00E42303" w:rsidP="00A62EA8">
            <w:pPr>
              <w:spacing w:after="0" w:line="240" w:lineRule="auto"/>
            </w:pPr>
            <w:r w:rsidRPr="000A48C8">
              <w:t>N/A</w:t>
            </w:r>
          </w:p>
        </w:tc>
        <w:tc>
          <w:tcPr>
            <w:tcW w:w="6515" w:type="dxa"/>
            <w:tcPrChange w:id="399" w:author="Alex Robinson" w:date="2014-03-13T08:50:00Z">
              <w:tcPr>
                <w:tcW w:w="6515" w:type="dxa"/>
              </w:tcPr>
            </w:tcPrChange>
          </w:tcPr>
          <w:p w14:paraId="230B08A3" w14:textId="77777777" w:rsidR="00E42303" w:rsidRPr="000A48C8" w:rsidRDefault="00E42303" w:rsidP="00E42303">
            <w:pPr>
              <w:spacing w:after="0" w:line="240" w:lineRule="auto"/>
            </w:pPr>
            <w:r>
              <w:t>Grow the piece of food by a certain amount depending on the environment.</w:t>
            </w:r>
          </w:p>
        </w:tc>
      </w:tr>
    </w:tbl>
    <w:p w14:paraId="1BF23498" w14:textId="77777777" w:rsidR="00E42303" w:rsidRDefault="00E42303" w:rsidP="007B3C59">
      <w:pPr>
        <w:pStyle w:val="ListParagraph"/>
        <w:ind w:left="0"/>
      </w:pPr>
    </w:p>
    <w:p w14:paraId="023261B4" w14:textId="2E4D13D4" w:rsidR="00FA691B" w:rsidRDefault="00FA691B" w:rsidP="00FA691B">
      <w:pPr>
        <w:pStyle w:val="Heading3"/>
      </w:pPr>
      <w:r>
        <w:t>Map</w:t>
      </w:r>
    </w:p>
    <w:p w14:paraId="77718CF4" w14:textId="6E16D47D" w:rsidR="00FA691B" w:rsidRDefault="00FA691B" w:rsidP="00FA691B">
      <w:r>
        <w:t>The map will model a 2d representation of a dirt based environment. Only the following entities will appear on the map:</w:t>
      </w:r>
    </w:p>
    <w:p w14:paraId="74450995" w14:textId="79C27606" w:rsidR="00FA691B" w:rsidRPr="00FA691B" w:rsidRDefault="00FA691B" w:rsidP="00FA691B">
      <w:pPr>
        <w:pStyle w:val="ListParagraph"/>
        <w:numPr>
          <w:ilvl w:val="0"/>
          <w:numId w:val="40"/>
        </w:numPr>
        <w:rPr>
          <w:b/>
        </w:rPr>
      </w:pPr>
      <w:r w:rsidRPr="00FA691B">
        <w:rPr>
          <w:b/>
        </w:rPr>
        <w:t>Ants</w:t>
      </w:r>
    </w:p>
    <w:p w14:paraId="3C393567" w14:textId="32A02637" w:rsidR="00FA691B" w:rsidRPr="00FA691B" w:rsidRDefault="00FA691B" w:rsidP="00FA691B">
      <w:pPr>
        <w:pStyle w:val="ListParagraph"/>
        <w:numPr>
          <w:ilvl w:val="0"/>
          <w:numId w:val="40"/>
        </w:numPr>
        <w:rPr>
          <w:b/>
        </w:rPr>
      </w:pPr>
      <w:r w:rsidRPr="00FA691B">
        <w:rPr>
          <w:b/>
        </w:rPr>
        <w:t>Food</w:t>
      </w:r>
    </w:p>
    <w:p w14:paraId="3436BA91" w14:textId="696496F3" w:rsidR="00FA691B" w:rsidRPr="00FA691B" w:rsidRDefault="00FA691B" w:rsidP="00FA691B">
      <w:pPr>
        <w:pStyle w:val="ListParagraph"/>
        <w:numPr>
          <w:ilvl w:val="0"/>
          <w:numId w:val="40"/>
        </w:numPr>
        <w:rPr>
          <w:b/>
        </w:rPr>
      </w:pPr>
      <w:r w:rsidRPr="00FA691B">
        <w:rPr>
          <w:b/>
        </w:rPr>
        <w:t>Pheromones</w:t>
      </w:r>
    </w:p>
    <w:p w14:paraId="44E6E824" w14:textId="52FFDB5E" w:rsidR="00FA691B" w:rsidRDefault="00FA691B" w:rsidP="00FA691B">
      <w:pPr>
        <w:pStyle w:val="ListParagraph"/>
        <w:numPr>
          <w:ilvl w:val="0"/>
          <w:numId w:val="40"/>
        </w:numPr>
        <w:rPr>
          <w:b/>
        </w:rPr>
      </w:pPr>
      <w:r w:rsidRPr="00FA691B">
        <w:rPr>
          <w:b/>
        </w:rPr>
        <w:t>Nests</w:t>
      </w:r>
    </w:p>
    <w:p w14:paraId="092A914A" w14:textId="23396E9D" w:rsidR="001C60F8" w:rsidRDefault="00153390" w:rsidP="001C60F8">
      <w:r>
        <w:rPr>
          <w:noProof/>
          <w:lang w:eastAsia="en-GB"/>
        </w:rPr>
        <w:pict w14:anchorId="35D87360">
          <v:group id="Group 194" o:spid="_x0000_s1026" style="position:absolute;left:0;text-align:left;margin-left:0;margin-top:57.45pt;width:353pt;height:263.8pt;z-index:251670016;mso-position-horizontal:center;mso-position-horizontal-relative:margin;mso-width-relative:margin;mso-height-relative:margin" coordsize="48548,36290"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">
            <v:shapetype id="_x0000_t32" coordsize="21600,21600" o:spt="32" o:oned="t" path="m,l21600,21600e" filled="f">
              <v:path arrowok="t" fillok="f" o:connecttype="none"/>
              <o:lock v:ext="edit" shapetype="t"/>
            </v:shapetype>
            <v:shape id="Straight Arrow Connector 26" o:spid="_x0000_s1027" type="#_x0000_t32" style="position:absolute;left:2644;top:3429;width:96;height:328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M28MMAAADbAAAADwAAAGRycy9kb3ducmV2LnhtbESPQWsCMRSE70L/Q3iFXqRma2Gpq1Gk&#10;VqhHtdD29tg8dxc3LzGJuv57Iwgeh5n5hpnMOtOKE/nQWFbwNshAEJdWN1wp+NkuXz9AhIissbVM&#10;Ci4UYDZ96k2w0PbMazptYiUShEOBCuoYXSFlKGsyGAbWESdvZ73BmKSvpPZ4TnDTymGW5dJgw2mh&#10;RkefNZX7zdEoiOZrvlo0h798/2vevRz9u1HfKfXy3M3HICJ18RG+t7+1gmEOty/pB8jp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jNvDDAAAA2wAAAA8AAAAAAAAAAAAA&#10;AAAAoQIAAGRycy9kb3ducmV2LnhtbFBLBQYAAAAABAAEAPkAAACRAwAAAAA=&#10;" strokecolor="#4579b8">
              <v:stroke startarrow="block" endarrow="block"/>
            </v:shape>
            <v:shapetype id="_x0000_t202" coordsize="21600,21600" o:spt="202" path="m,l,21600r21600,l21600,xe">
              <v:stroke joinstyle="miter"/>
              <v:path gradientshapeok="t" o:connecttype="rect"/>
            </v:shapetype>
            <v:shape id="_x0000_s1028" type="#_x0000_t202" style="position:absolute;left:-1023;top:17669;width:5906;height:386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vRL0A&#10;AADbAAAADwAAAGRycy9kb3ducmV2LnhtbERPTYvCMBC9C/6HMIIXsekKK1KNorsIXq16H5qxLTaT&#10;0sza9t9vDgt7fLzv3WFwjXpTF2rPBj6SFBRx4W3NpYH77bzcgAqCbLHxTAZGCnDYTyc7zKzv+Urv&#10;XEoVQzhkaKASaTOtQ1GRw5D4ljhyT985lAi7UtsO+xjuGr1K07V2WHNsqLClr4qKV/7jDMi31N4+&#10;FunTX/vP03jJg3ajMfPZcNyCEhrkX/znvlgDqzg2fok/QO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tLvRL0AAADbAAAADwAAAAAAAAAAAAAAAACYAgAAZHJzL2Rvd25yZXYu&#10;eG1sUEsFBgAAAAAEAAQA9QAAAIIDAAAAAA==&#10;" filled="f" stroked="f">
              <v:textbox style="layout-flow:vertical;mso-layout-flow-alt:bottom-to-top;mso-next-textbox:#_x0000_s1028">
                <w:txbxContent>
                  <w:p w14:paraId="4BCF00A4" w14:textId="77777777" w:rsidR="00401A2F" w:rsidRDefault="00401A2F" w:rsidP="00645A66">
                    <w:r>
                      <w:t>Height</w:t>
                    </w:r>
                  </w:p>
                </w:txbxContent>
              </v:textbox>
            </v:shape>
            <v:group id="Group 193" o:spid="_x0000_s1029" style="position:absolute;left:4264;width:44284;height:36195" coordsize="44284,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Group 192" o:spid="_x0000_s1030" style="position:absolute;width:32670;height:36195" coordsize="32670,36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shape id="Picture 1" o:spid="_x0000_s1031" type="#_x0000_t75" alt="http://www.mathsisfun.com/activity/images/coin-grid.gif" style="position:absolute;top:3524;width:32670;height:3267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FWnX3AAAAA2gAAAA8AAABkcnMvZG93bnJldi54bWxET8lqwzAQvRfyD2IKvZRGTktKcSyHkOLg&#10;Qy9Zeh+siW1qjYyl2OrfR4ZCT8PjrZNtg+nESINrLStYLRMQxJXVLdcKLufi5QOE88gaO8uk4Jcc&#10;bPPFQ4apthMfaTz5WsQQdikqaLzvUyld1ZBBt7Q9ceSudjDoIxxqqQecYrjp5GuSvEuDLceGBnva&#10;N1T9nG5GwVcwnxfj/POhs+e3wq6/y3ArlHp6DLsNCE/B/4v/3KWO82F+Zb4yv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VadfcAAAADaAAAADwAAAAAAAAAAAAAAAACfAgAA&#10;ZHJzL2Rvd25yZXYueG1sUEsFBgAAAAAEAAQA9wAAAIwDAAAAAA==&#10;">
                  <v:imagedata r:id="rId26" o:title="coin-grid"/>
                  <v:path arrowok="t"/>
                </v:shape>
                <v:shape id="Straight Arrow Connector 24" o:spid="_x0000_s1032" type="#_x0000_t32" style="position:absolute;left:190;top:2286;width:32480;height:9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0NHMQAAADbAAAADwAAAGRycy9kb3ducmV2LnhtbESPQWsCMRSE74L/ITyhF6lZtSx1axRp&#10;FexRLbS9PTavu4ubl5ikuv57Uyh4HGbmG2a+7EwrzuRDY1nBeJSBIC6tbrhS8HHYPD6DCBFZY2uZ&#10;FFwpwHLR782x0PbCOzrvYyUShEOBCuoYXSFlKGsyGEbWESfvx3qDMUlfSe3xkuCmlZMsy6XBhtNC&#10;jY5eayqP+1+jIJr16v2tOX3lx08z9XL27WZDp9TDoFu9gIjUxXv4v73VCiZP8Pcl/QC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Q0cxAAAANsAAAAPAAAAAAAAAAAA&#10;AAAAAKECAABkcnMvZG93bnJldi54bWxQSwUGAAAAAAQABAD5AAAAkgMAAAAA&#10;" strokecolor="#4579b8">
                  <v:stroke startarrow="block" endarrow="block"/>
                </v:shape>
                <v:shape id="_x0000_s1033" type="#_x0000_t202" style="position:absolute;left:13716;width:5905;height:3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style="mso-next-textbox:#_x0000_s1033">
                    <w:txbxContent>
                      <w:p w14:paraId="605E9D0A" w14:textId="77777777" w:rsidR="00401A2F" w:rsidRDefault="00401A2F" w:rsidP="00645A66">
                        <w:r>
                          <w:t>Width</w:t>
                        </w:r>
                      </w:p>
                    </w:txbxContent>
                  </v:textbox>
                </v:shape>
              </v:group>
              <v:shape id="Straight Arrow Connector 30" o:spid="_x0000_s1034" type="#_x0000_t32" style="position:absolute;left:24288;top:9144;width:12573;height:2667;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tg5MAAAADbAAAADwAAAGRycy9kb3ducmV2LnhtbERPz2vCMBS+C/sfwhvspukU66hGGYIy&#10;vM2K57fm2ZQ1L10StfrXLwfB48f3e7HqbSsu5EPjWMH7KANBXDndcK3gUG6GHyBCRNbYOiYFNwqw&#10;Wr4MFlhod+VvuuxjLVIIhwIVmBi7QspQGbIYRq4jTtzJeYsxQV9L7fGawm0rx1mWS4sNpwaDHa0N&#10;Vb/7s1XwU/7pqclLvfMTl+e3+3G2O2+VenvtP+cgIvXxKX64v7SCSVqfvqQfIJ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SbYOTAAAAA2wAAAA8AAAAAAAAAAAAAAAAA&#10;oQIAAGRycy9kb3ducmV2LnhtbFBLBQYAAAAABAAEAPkAAACOAwAAAAA=&#10;" strokecolor="#4579b8">
                <v:stroke endarrow="block"/>
              </v:shape>
              <v:shape id="_x0000_s1035" type="#_x0000_t202" style="position:absolute;left:36290;top:7620;width:7994;height:38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style="mso-next-textbox:#_x0000_s1035">
                  <w:txbxContent>
                    <w:p w14:paraId="397279F9" w14:textId="77777777" w:rsidR="00401A2F" w:rsidRDefault="00401A2F" w:rsidP="00645A66">
                      <w:r>
                        <w:t>A Cell</w:t>
                      </w:r>
                    </w:p>
                  </w:txbxContent>
                </v:textbox>
              </v:shape>
            </v:group>
            <w10:wrap type="topAndBottom" anchorx="margin"/>
          </v:group>
        </w:pict>
      </w:r>
      <w:r w:rsidR="00FA691B">
        <w:t>The map which will be implemented will be grid based. It will be made up by a fixed quantity of cells in a rectangular formation. Cells will be a fixed size. Ants, food, pheromones and nests will only be able to exist in a single cell i.e. one ant cannot be in two cells at the same time.</w:t>
      </w:r>
    </w:p>
    <w:p w14:paraId="13000871" w14:textId="096808CF" w:rsidR="003160D8" w:rsidRPr="001C60F8" w:rsidRDefault="003160D8" w:rsidP="001C60F8"/>
    <w:p w14:paraId="190E4293" w14:textId="77777777" w:rsidR="00206A5E" w:rsidRDefault="00206A5E" w:rsidP="001C60F8">
      <w:r>
        <w:t xml:space="preserve">Although the map will appear to be 2d and flat, in fact it will be </w:t>
      </w:r>
      <w:r w:rsidR="00CB47D8">
        <w:t>in fact</w:t>
      </w:r>
      <w:r>
        <w:t xml:space="preserve"> a </w:t>
      </w:r>
      <w:r w:rsidR="00CB47D8">
        <w:t>torus</w:t>
      </w:r>
      <w:r>
        <w:t xml:space="preserve">. This will simply mean that if an ant walks of the top of the map, they will appear to walk in from the bottom (also true for the left and right sides of the map). This is done so that </w:t>
      </w:r>
      <w:r w:rsidR="00CB47D8">
        <w:t xml:space="preserve">the map will be able to appear larger is it is not </w:t>
      </w:r>
      <w:r w:rsidR="00CB47D8">
        <w:lastRenderedPageBreak/>
        <w:t>limited by walls. It also more closely models the natural environment of ants i.e. not in a confined space.</w:t>
      </w:r>
    </w:p>
    <w:p w14:paraId="531CB4CD" w14:textId="77777777" w:rsidR="00B06B87" w:rsidRDefault="00B06B87" w:rsidP="00AD49F7">
      <w:pPr>
        <w:pStyle w:val="Heading3"/>
        <w:rPr>
          <w:rFonts w:ascii="Calibri" w:hAnsi="Calibri"/>
          <w:color w:val="auto"/>
          <w:sz w:val="22"/>
          <w:szCs w:val="22"/>
        </w:rPr>
      </w:pPr>
    </w:p>
    <w:p w14:paraId="0F510D8B" w14:textId="77777777" w:rsidR="00A62EA8" w:rsidRDefault="00AD49F7" w:rsidP="00AD49F7">
      <w:pPr>
        <w:pStyle w:val="Heading3"/>
      </w:pPr>
      <w:r>
        <w:t>Configuration</w:t>
      </w:r>
    </w:p>
    <w:p w14:paraId="338144A5" w14:textId="77777777" w:rsidR="00AD49F7" w:rsidRDefault="00AD49F7" w:rsidP="00AD49F7">
      <w:r>
        <w:t>The configuration options which will be available in the program. This includes definitions of the environment in which the ants will be living in.</w:t>
      </w:r>
    </w:p>
    <w:p w14:paraId="01333BCC" w14:textId="77777777" w:rsidR="003B1E9C" w:rsidRDefault="003B1E9C" w:rsidP="00C04039">
      <w:pPr>
        <w:numPr>
          <w:ilvl w:val="0"/>
          <w:numId w:val="48"/>
        </w:numPr>
      </w:pPr>
      <w:r w:rsidRPr="006D28C7">
        <w:rPr>
          <w:b/>
        </w:rPr>
        <w:t>Food heath ratio</w:t>
      </w:r>
      <w:r>
        <w:t xml:space="preserve"> – The ratio of which one piece of food translates into so much health</w:t>
      </w:r>
      <w:r w:rsidR="006D28C7">
        <w:t>.</w:t>
      </w:r>
    </w:p>
    <w:p w14:paraId="2589AA06" w14:textId="77777777" w:rsidR="003B1E9C" w:rsidRDefault="003B1E9C" w:rsidP="00C04039">
      <w:pPr>
        <w:numPr>
          <w:ilvl w:val="0"/>
          <w:numId w:val="48"/>
        </w:numPr>
      </w:pPr>
      <w:r w:rsidRPr="006D28C7">
        <w:rPr>
          <w:b/>
        </w:rPr>
        <w:t>Food amount</w:t>
      </w:r>
      <w:r>
        <w:t xml:space="preserve"> – The amount of food which will be in the map</w:t>
      </w:r>
      <w:r w:rsidR="006D28C7">
        <w:t>.</w:t>
      </w:r>
    </w:p>
    <w:p w14:paraId="2D4C6267" w14:textId="77777777" w:rsidR="003B1E9C" w:rsidRDefault="003B1E9C" w:rsidP="00C04039">
      <w:pPr>
        <w:numPr>
          <w:ilvl w:val="0"/>
          <w:numId w:val="48"/>
        </w:numPr>
      </w:pPr>
      <w:r w:rsidRPr="006D28C7">
        <w:rPr>
          <w:b/>
        </w:rPr>
        <w:t>Food grow amount</w:t>
      </w:r>
      <w:r>
        <w:t xml:space="preserve"> – The amount of food which grows each time</w:t>
      </w:r>
      <w:r w:rsidR="006D28C7">
        <w:t>.</w:t>
      </w:r>
    </w:p>
    <w:p w14:paraId="6667CD90" w14:textId="77777777" w:rsidR="003B1E9C" w:rsidRDefault="003B1E9C" w:rsidP="00C04039">
      <w:pPr>
        <w:numPr>
          <w:ilvl w:val="0"/>
          <w:numId w:val="48"/>
        </w:numPr>
      </w:pPr>
      <w:r w:rsidRPr="006D28C7">
        <w:rPr>
          <w:b/>
        </w:rPr>
        <w:t>Food grow rate</w:t>
      </w:r>
      <w:r>
        <w:t xml:space="preserve"> – The rate at which food grows</w:t>
      </w:r>
      <w:r w:rsidR="006D28C7">
        <w:t>.</w:t>
      </w:r>
    </w:p>
    <w:p w14:paraId="37460217" w14:textId="77777777" w:rsidR="003B1E9C" w:rsidRDefault="003B1E9C" w:rsidP="00C04039">
      <w:pPr>
        <w:numPr>
          <w:ilvl w:val="0"/>
          <w:numId w:val="48"/>
        </w:numPr>
      </w:pPr>
      <w:r w:rsidRPr="006D28C7">
        <w:rPr>
          <w:b/>
        </w:rPr>
        <w:t>Pheromone evaporation rate</w:t>
      </w:r>
      <w:r>
        <w:t xml:space="preserve"> – The rate at which pheromones evaporate in a single tick</w:t>
      </w:r>
      <w:r w:rsidR="006D28C7">
        <w:t>.</w:t>
      </w:r>
    </w:p>
    <w:p w14:paraId="13CAF663" w14:textId="77777777" w:rsidR="003B1E9C" w:rsidRDefault="00300D5D" w:rsidP="00C04039">
      <w:pPr>
        <w:numPr>
          <w:ilvl w:val="0"/>
          <w:numId w:val="48"/>
        </w:numPr>
      </w:pPr>
      <w:r w:rsidRPr="006D28C7">
        <w:rPr>
          <w:b/>
        </w:rPr>
        <w:t>Max pheromone concentration</w:t>
      </w:r>
      <w:r>
        <w:t xml:space="preserve"> – The maximum concentration a pheromone can have</w:t>
      </w:r>
      <w:r w:rsidR="006D28C7">
        <w:t>.</w:t>
      </w:r>
    </w:p>
    <w:p w14:paraId="6C5AF91F" w14:textId="77777777" w:rsidR="00300D5D" w:rsidRDefault="00300D5D" w:rsidP="00300D5D">
      <w:r>
        <w:t>Characteristics in the simulation will not only have a value but a number of other properties including:</w:t>
      </w:r>
    </w:p>
    <w:p w14:paraId="79140D33" w14:textId="77777777" w:rsidR="00300D5D" w:rsidRDefault="00300D5D" w:rsidP="00C04039">
      <w:pPr>
        <w:numPr>
          <w:ilvl w:val="0"/>
          <w:numId w:val="49"/>
        </w:numPr>
      </w:pPr>
      <w:r w:rsidRPr="006D28C7">
        <w:rPr>
          <w:b/>
        </w:rPr>
        <w:t>Minimum value</w:t>
      </w:r>
      <w:r>
        <w:t xml:space="preserve"> – The minimum value the characteristics value can be</w:t>
      </w:r>
      <w:r w:rsidR="006D28C7">
        <w:t>.</w:t>
      </w:r>
    </w:p>
    <w:p w14:paraId="114B4FF2" w14:textId="77777777" w:rsidR="00300D5D" w:rsidRDefault="00300D5D" w:rsidP="00C04039">
      <w:pPr>
        <w:numPr>
          <w:ilvl w:val="0"/>
          <w:numId w:val="49"/>
        </w:numPr>
      </w:pPr>
      <w:r w:rsidRPr="006D28C7">
        <w:rPr>
          <w:b/>
        </w:rPr>
        <w:t>Maximum value</w:t>
      </w:r>
      <w:r>
        <w:t xml:space="preserve"> – The maximum value the </w:t>
      </w:r>
      <w:r w:rsidR="006D28C7">
        <w:t>characteristics</w:t>
      </w:r>
      <w:r>
        <w:t xml:space="preserve"> value can be</w:t>
      </w:r>
      <w:r w:rsidR="006D28C7">
        <w:t>.</w:t>
      </w:r>
    </w:p>
    <w:p w14:paraId="1146B87B" w14:textId="77777777" w:rsidR="00300D5D" w:rsidRDefault="00300D5D" w:rsidP="00C04039">
      <w:pPr>
        <w:numPr>
          <w:ilvl w:val="0"/>
          <w:numId w:val="49"/>
        </w:numPr>
      </w:pPr>
      <w:r w:rsidRPr="006D28C7">
        <w:rPr>
          <w:b/>
        </w:rPr>
        <w:t>Type</w:t>
      </w:r>
      <w:r>
        <w:t xml:space="preserve"> – This is the type which will be accepted as input </w:t>
      </w:r>
      <w:r w:rsidR="006D28C7">
        <w:t>i.e.</w:t>
      </w:r>
      <w:r>
        <w:t xml:space="preserve"> an </w:t>
      </w:r>
      <w:r w:rsidR="006D28C7">
        <w:t>integer</w:t>
      </w:r>
      <w:r>
        <w:t xml:space="preserve"> or a number or a string</w:t>
      </w:r>
      <w:r w:rsidR="006D28C7">
        <w:t>.</w:t>
      </w:r>
    </w:p>
    <w:p w14:paraId="611FF7AF" w14:textId="77777777" w:rsidR="00300D5D" w:rsidRDefault="00300D5D" w:rsidP="00C04039">
      <w:pPr>
        <w:numPr>
          <w:ilvl w:val="0"/>
          <w:numId w:val="49"/>
        </w:numPr>
      </w:pPr>
      <w:r w:rsidRPr="006D28C7">
        <w:rPr>
          <w:b/>
        </w:rPr>
        <w:t>Description</w:t>
      </w:r>
      <w:r>
        <w:t xml:space="preserve"> – This is the description of the characteristic. This will be used </w:t>
      </w:r>
      <w:r w:rsidR="007F7674">
        <w:t xml:space="preserve">for displaying the characteristic </w:t>
      </w:r>
      <w:r w:rsidR="006D28C7">
        <w:t>in the user interface.</w:t>
      </w:r>
    </w:p>
    <w:p w14:paraId="226DECD6" w14:textId="77777777" w:rsidR="006D28C7" w:rsidRDefault="006D28C7" w:rsidP="00C04039">
      <w:pPr>
        <w:numPr>
          <w:ilvl w:val="0"/>
          <w:numId w:val="49"/>
        </w:numPr>
      </w:pPr>
      <w:r w:rsidRPr="006D28C7">
        <w:rPr>
          <w:b/>
        </w:rPr>
        <w:t>Health modifier</w:t>
      </w:r>
      <w:r>
        <w:t xml:space="preserve"> – This is the amount at which a single increase in value will cost the species in terms of health.</w:t>
      </w:r>
    </w:p>
    <w:p w14:paraId="6E2395AC" w14:textId="77777777" w:rsidR="006D28C7" w:rsidRDefault="006D28C7" w:rsidP="00C04039">
      <w:pPr>
        <w:numPr>
          <w:ilvl w:val="0"/>
          <w:numId w:val="49"/>
        </w:numPr>
      </w:pPr>
      <w:r w:rsidRPr="006D28C7">
        <w:rPr>
          <w:b/>
        </w:rPr>
        <w:t>Default value</w:t>
      </w:r>
      <w:r>
        <w:t xml:space="preserve"> – This will be used when the simulation is first loaded.</w:t>
      </w:r>
    </w:p>
    <w:p w14:paraId="6631CFB5" w14:textId="77777777" w:rsidR="006D28C7" w:rsidRPr="00AD49F7" w:rsidRDefault="006D28C7" w:rsidP="006D28C7"/>
    <w:p w14:paraId="1FFA4612" w14:textId="77777777" w:rsidR="00AD49F7" w:rsidRPr="001C60F8" w:rsidRDefault="00AD49F7" w:rsidP="001C60F8"/>
    <w:p w14:paraId="77BE7A95" w14:textId="4C6A1711" w:rsidR="00234E7A" w:rsidRDefault="002A4579" w:rsidP="00841AF9">
      <w:pPr>
        <w:pStyle w:val="Heading2"/>
        <w:spacing w:after="240"/>
      </w:pPr>
      <w:bookmarkStart w:id="400" w:name="_Toc381971306"/>
      <w:bookmarkStart w:id="401" w:name="_Toc382209207"/>
      <w:bookmarkStart w:id="402" w:name="_Toc382463965"/>
      <w:commentRangeStart w:id="403"/>
      <w:r>
        <w:t>Definition of data requirements (Design Data Dictionary)</w:t>
      </w:r>
      <w:bookmarkEnd w:id="400"/>
      <w:bookmarkEnd w:id="401"/>
      <w:commentRangeEnd w:id="403"/>
      <w:r w:rsidR="0036268B">
        <w:rPr>
          <w:rStyle w:val="CommentReference"/>
          <w:rFonts w:asciiTheme="minorHAnsi" w:eastAsiaTheme="minorHAnsi" w:hAnsiTheme="minorHAnsi" w:cstheme="minorBidi"/>
          <w:b/>
          <w:bCs/>
          <w:color w:val="auto"/>
        </w:rPr>
        <w:commentReference w:id="403"/>
      </w:r>
      <w:bookmarkEnd w:id="402"/>
    </w:p>
    <w:tbl>
      <w:tblPr>
        <w:tblW w:w="46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404" w:author="Alex Robinson" w:date="2014-03-13T08:50:00Z">
          <w:tblPr>
            <w:tblW w:w="46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1443"/>
        <w:gridCol w:w="7005"/>
        <w:tblGridChange w:id="405">
          <w:tblGrid>
            <w:gridCol w:w="1479"/>
            <w:gridCol w:w="7179"/>
          </w:tblGrid>
        </w:tblGridChange>
      </w:tblGrid>
      <w:tr w:rsidR="00D479BC" w14:paraId="2E429F23" w14:textId="77777777" w:rsidTr="00D479BC">
        <w:tc>
          <w:tcPr>
            <w:tcW w:w="854" w:type="pct"/>
            <w:tcPrChange w:id="406" w:author="Alex Robinson" w:date="2014-03-13T08:50:00Z">
              <w:tcPr>
                <w:tcW w:w="854" w:type="pct"/>
              </w:tcPr>
            </w:tcPrChange>
          </w:tcPr>
          <w:p w14:paraId="43094F12" w14:textId="5F5EE8EB" w:rsidR="00D479BC" w:rsidRPr="00401A2F" w:rsidRDefault="00D479BC" w:rsidP="00D479BC">
            <w:pPr>
              <w:spacing w:after="0" w:line="240" w:lineRule="auto"/>
              <w:rPr>
                <w:b/>
              </w:rPr>
            </w:pPr>
            <w:r w:rsidRPr="001765A5">
              <w:rPr>
                <w:b/>
              </w:rPr>
              <w:t xml:space="preserve"> Identifier</w:t>
            </w:r>
          </w:p>
        </w:tc>
        <w:tc>
          <w:tcPr>
            <w:tcW w:w="4146" w:type="pct"/>
            <w:tcPrChange w:id="407" w:author="Alex Robinson" w:date="2014-03-13T08:50:00Z">
              <w:tcPr>
                <w:tcW w:w="4146" w:type="pct"/>
              </w:tcPr>
            </w:tcPrChange>
          </w:tcPr>
          <w:p w14:paraId="572B2C1F" w14:textId="571A6B0B" w:rsidR="00D479BC" w:rsidRPr="00401A2F" w:rsidRDefault="00D479BC" w:rsidP="00D479BC">
            <w:pPr>
              <w:spacing w:after="0" w:line="240" w:lineRule="auto"/>
              <w:rPr>
                <w:b/>
              </w:rPr>
            </w:pPr>
            <w:r w:rsidRPr="001765A5">
              <w:rPr>
                <w:b/>
              </w:rPr>
              <w:t>Description</w:t>
            </w:r>
          </w:p>
        </w:tc>
      </w:tr>
      <w:tr w:rsidR="00D479BC" w14:paraId="7C1B2105" w14:textId="77777777" w:rsidTr="00D479BC">
        <w:tc>
          <w:tcPr>
            <w:tcW w:w="854" w:type="pct"/>
            <w:tcPrChange w:id="408" w:author="Alex Robinson" w:date="2014-03-13T08:50:00Z">
              <w:tcPr>
                <w:tcW w:w="854" w:type="pct"/>
              </w:tcPr>
            </w:tcPrChange>
          </w:tcPr>
          <w:p w14:paraId="4CDFBC62" w14:textId="2B895F83" w:rsidR="00D479BC" w:rsidRDefault="00D479BC" w:rsidP="00D479BC">
            <w:pPr>
              <w:spacing w:after="0" w:line="240" w:lineRule="auto"/>
            </w:pPr>
            <w:r>
              <w:t>Characteristic</w:t>
            </w:r>
          </w:p>
        </w:tc>
        <w:tc>
          <w:tcPr>
            <w:tcW w:w="4146" w:type="pct"/>
            <w:tcPrChange w:id="409" w:author="Alex Robinson" w:date="2014-03-13T08:50:00Z">
              <w:tcPr>
                <w:tcW w:w="4146" w:type="pct"/>
              </w:tcPr>
            </w:tcPrChange>
          </w:tcPr>
          <w:p w14:paraId="5021E840" w14:textId="77777777" w:rsidR="00D479BC" w:rsidRDefault="00D479BC" w:rsidP="00E24943">
            <w:pPr>
              <w:spacing w:after="0" w:line="240" w:lineRule="auto"/>
            </w:pPr>
            <w:r>
              <w:t>A collection of values relating to a property of an ant. This includes:</w:t>
            </w:r>
          </w:p>
          <w:p w14:paraId="3FD7B9EA" w14:textId="77777777" w:rsidR="00D479BC" w:rsidRDefault="00D479BC" w:rsidP="00C04039">
            <w:pPr>
              <w:numPr>
                <w:ilvl w:val="0"/>
                <w:numId w:val="51"/>
              </w:numPr>
              <w:spacing w:after="0" w:line="240" w:lineRule="auto"/>
            </w:pPr>
            <w:r w:rsidRPr="00E24943">
              <w:rPr>
                <w:b/>
              </w:rPr>
              <w:t>Value</w:t>
            </w:r>
            <w:r>
              <w:t xml:space="preserve"> – The value of the characteristic, type depending on the characteristic</w:t>
            </w:r>
          </w:p>
          <w:p w14:paraId="5204179B" w14:textId="77777777" w:rsidR="00D479BC" w:rsidRDefault="00D479BC" w:rsidP="00C04039">
            <w:pPr>
              <w:numPr>
                <w:ilvl w:val="0"/>
                <w:numId w:val="51"/>
              </w:numPr>
              <w:spacing w:after="0" w:line="240" w:lineRule="auto"/>
            </w:pPr>
            <w:r w:rsidRPr="00E24943">
              <w:rPr>
                <w:b/>
              </w:rPr>
              <w:t>Maximum value</w:t>
            </w:r>
            <w:r>
              <w:t xml:space="preserve"> – The maximum value the value can have</w:t>
            </w:r>
          </w:p>
          <w:p w14:paraId="020A67BC" w14:textId="77777777" w:rsidR="00D479BC" w:rsidRDefault="00D479BC" w:rsidP="00C04039">
            <w:pPr>
              <w:numPr>
                <w:ilvl w:val="0"/>
                <w:numId w:val="51"/>
              </w:numPr>
              <w:spacing w:after="0" w:line="240" w:lineRule="auto"/>
            </w:pPr>
            <w:r w:rsidRPr="00E24943">
              <w:rPr>
                <w:b/>
              </w:rPr>
              <w:t>Minimum value</w:t>
            </w:r>
            <w:r>
              <w:t xml:space="preserve"> – The minimum value the value can have</w:t>
            </w:r>
          </w:p>
          <w:p w14:paraId="643A4347" w14:textId="77777777" w:rsidR="00D479BC" w:rsidRDefault="00D479BC" w:rsidP="00C04039">
            <w:pPr>
              <w:numPr>
                <w:ilvl w:val="0"/>
                <w:numId w:val="51"/>
              </w:numPr>
              <w:spacing w:after="0" w:line="240" w:lineRule="auto"/>
            </w:pPr>
            <w:r w:rsidRPr="00E24943">
              <w:rPr>
                <w:b/>
              </w:rPr>
              <w:t>Type</w:t>
            </w:r>
            <w:r>
              <w:t xml:space="preserve"> – The type the value is e.g. integer or number</w:t>
            </w:r>
          </w:p>
          <w:p w14:paraId="2A33EC8A" w14:textId="77777777" w:rsidR="00D479BC" w:rsidRDefault="00D479BC" w:rsidP="00C04039">
            <w:pPr>
              <w:numPr>
                <w:ilvl w:val="0"/>
                <w:numId w:val="51"/>
              </w:numPr>
              <w:spacing w:after="0" w:line="240" w:lineRule="auto"/>
            </w:pPr>
            <w:r w:rsidRPr="00E24943">
              <w:rPr>
                <w:b/>
              </w:rPr>
              <w:t>Description</w:t>
            </w:r>
            <w:r>
              <w:t xml:space="preserve"> – A text description of the characteristic will be used in the user interface for hover text.</w:t>
            </w:r>
          </w:p>
          <w:p w14:paraId="25062A46" w14:textId="77777777" w:rsidR="00D479BC" w:rsidRDefault="00D479BC" w:rsidP="00C04039">
            <w:pPr>
              <w:numPr>
                <w:ilvl w:val="0"/>
                <w:numId w:val="51"/>
              </w:numPr>
              <w:spacing w:after="0" w:line="240" w:lineRule="auto"/>
            </w:pPr>
            <w:r w:rsidRPr="00E24943">
              <w:rPr>
                <w:b/>
              </w:rPr>
              <w:t>Health modifier</w:t>
            </w:r>
            <w:r>
              <w:t xml:space="preserve"> – How the characteristics value alters the species health cost</w:t>
            </w:r>
          </w:p>
          <w:p w14:paraId="3E4ADE0F" w14:textId="7890857C" w:rsidR="00D479BC" w:rsidRDefault="00D479BC" w:rsidP="00401A2F">
            <w:pPr>
              <w:numPr>
                <w:ilvl w:val="0"/>
                <w:numId w:val="51"/>
              </w:numPr>
              <w:spacing w:after="0" w:line="240" w:lineRule="auto"/>
            </w:pPr>
            <w:r w:rsidRPr="00E24943">
              <w:rPr>
                <w:b/>
              </w:rPr>
              <w:t>Default value</w:t>
            </w:r>
            <w:r>
              <w:t xml:space="preserve"> – The default value of the characteristic, used when first opened.</w:t>
            </w:r>
          </w:p>
        </w:tc>
      </w:tr>
      <w:tr w:rsidR="00D479BC" w14:paraId="36DB6BEF" w14:textId="77777777" w:rsidTr="00D479BC">
        <w:tc>
          <w:tcPr>
            <w:tcW w:w="854" w:type="pct"/>
            <w:tcPrChange w:id="410" w:author="Alex Robinson" w:date="2014-03-13T08:50:00Z">
              <w:tcPr>
                <w:tcW w:w="854" w:type="pct"/>
              </w:tcPr>
            </w:tcPrChange>
          </w:tcPr>
          <w:p w14:paraId="37CEB620" w14:textId="5B5DDFE1" w:rsidR="00D479BC" w:rsidRDefault="00D479BC" w:rsidP="00D479BC">
            <w:pPr>
              <w:spacing w:after="0" w:line="240" w:lineRule="auto"/>
            </w:pPr>
            <w:r>
              <w:lastRenderedPageBreak/>
              <w:t>Species</w:t>
            </w:r>
          </w:p>
        </w:tc>
        <w:tc>
          <w:tcPr>
            <w:tcW w:w="4146" w:type="pct"/>
            <w:tcPrChange w:id="411" w:author="Alex Robinson" w:date="2014-03-13T08:50:00Z">
              <w:tcPr>
                <w:tcW w:w="4146" w:type="pct"/>
              </w:tcPr>
            </w:tcPrChange>
          </w:tcPr>
          <w:p w14:paraId="102DC677" w14:textId="3B62A211" w:rsidR="00D479BC" w:rsidRDefault="00D479BC" w:rsidP="00401A2F">
            <w:pPr>
              <w:spacing w:after="0" w:line="240" w:lineRule="auto"/>
            </w:pPr>
            <w:r>
              <w:t>A collection of specific values of characteristics.</w:t>
            </w:r>
          </w:p>
        </w:tc>
      </w:tr>
      <w:tr w:rsidR="00D479BC" w14:paraId="0B2CD50C" w14:textId="77777777" w:rsidTr="00D479BC">
        <w:tc>
          <w:tcPr>
            <w:tcW w:w="854" w:type="pct"/>
            <w:tcPrChange w:id="412" w:author="Alex Robinson" w:date="2014-03-13T08:50:00Z">
              <w:tcPr>
                <w:tcW w:w="854" w:type="pct"/>
              </w:tcPr>
            </w:tcPrChange>
          </w:tcPr>
          <w:p w14:paraId="1AC88D0A" w14:textId="51F02C28" w:rsidR="00D479BC" w:rsidRDefault="00D479BC" w:rsidP="00D479BC">
            <w:pPr>
              <w:spacing w:after="0" w:line="240" w:lineRule="auto"/>
            </w:pPr>
            <w:r>
              <w:t>Mutation</w:t>
            </w:r>
          </w:p>
        </w:tc>
        <w:tc>
          <w:tcPr>
            <w:tcW w:w="4146" w:type="pct"/>
            <w:tcPrChange w:id="413" w:author="Alex Robinson" w:date="2014-03-13T08:50:00Z">
              <w:tcPr>
                <w:tcW w:w="4146" w:type="pct"/>
              </w:tcPr>
            </w:tcPrChange>
          </w:tcPr>
          <w:p w14:paraId="1AD76A9D" w14:textId="05DAED66" w:rsidR="00D479BC" w:rsidRDefault="00D479BC" w:rsidP="00401A2F">
            <w:pPr>
              <w:spacing w:after="0" w:line="240" w:lineRule="auto"/>
            </w:pPr>
            <w:r>
              <w:t>An alteration in the value of a single characteristics value to a random value.</w:t>
            </w:r>
          </w:p>
        </w:tc>
      </w:tr>
      <w:tr w:rsidR="00D479BC" w14:paraId="2FA053E4" w14:textId="77777777" w:rsidTr="00D479BC">
        <w:tc>
          <w:tcPr>
            <w:tcW w:w="854" w:type="pct"/>
            <w:tcPrChange w:id="414" w:author="Alex Robinson" w:date="2014-03-13T08:50:00Z">
              <w:tcPr>
                <w:tcW w:w="854" w:type="pct"/>
              </w:tcPr>
            </w:tcPrChange>
          </w:tcPr>
          <w:p w14:paraId="51F5F417" w14:textId="3AD226FD" w:rsidR="00D479BC" w:rsidRDefault="00D479BC" w:rsidP="00D479BC">
            <w:pPr>
              <w:spacing w:after="0" w:line="240" w:lineRule="auto"/>
            </w:pPr>
            <w:r>
              <w:t>Cell</w:t>
            </w:r>
          </w:p>
        </w:tc>
        <w:tc>
          <w:tcPr>
            <w:tcW w:w="4146" w:type="pct"/>
            <w:tcPrChange w:id="415" w:author="Alex Robinson" w:date="2014-03-13T08:50:00Z">
              <w:tcPr>
                <w:tcW w:w="4146" w:type="pct"/>
              </w:tcPr>
            </w:tcPrChange>
          </w:tcPr>
          <w:p w14:paraId="63A2022D" w14:textId="2B2E95F2" w:rsidR="00D479BC" w:rsidRDefault="00D479BC" w:rsidP="00401A2F">
            <w:pPr>
              <w:spacing w:after="0" w:line="240" w:lineRule="auto"/>
            </w:pPr>
            <w:r>
              <w:t>A single square in a grid which can contain a single piece of food as well as many ants and many pheromones.</w:t>
            </w:r>
          </w:p>
        </w:tc>
      </w:tr>
      <w:tr w:rsidR="00D479BC" w14:paraId="7F3A4232" w14:textId="77777777" w:rsidTr="00D479BC">
        <w:tc>
          <w:tcPr>
            <w:tcW w:w="854" w:type="pct"/>
            <w:tcPrChange w:id="416" w:author="Alex Robinson" w:date="2014-03-13T08:50:00Z">
              <w:tcPr>
                <w:tcW w:w="854" w:type="pct"/>
              </w:tcPr>
            </w:tcPrChange>
          </w:tcPr>
          <w:p w14:paraId="34BF2D3E" w14:textId="353B3D2E" w:rsidR="00D479BC" w:rsidRDefault="00D479BC" w:rsidP="00D479BC">
            <w:pPr>
              <w:spacing w:after="0" w:line="240" w:lineRule="auto"/>
            </w:pPr>
            <w:r>
              <w:t>Map</w:t>
            </w:r>
          </w:p>
        </w:tc>
        <w:tc>
          <w:tcPr>
            <w:tcW w:w="4146" w:type="pct"/>
            <w:tcPrChange w:id="417" w:author="Alex Robinson" w:date="2014-03-13T08:50:00Z">
              <w:tcPr>
                <w:tcW w:w="4146" w:type="pct"/>
              </w:tcPr>
            </w:tcPrChange>
          </w:tcPr>
          <w:p w14:paraId="3CA6E680" w14:textId="77777777" w:rsidR="00D479BC" w:rsidRDefault="00D479BC" w:rsidP="00702E31">
            <w:pPr>
              <w:spacing w:after="0" w:line="240" w:lineRule="auto"/>
            </w:pPr>
            <w:r>
              <w:t xml:space="preserve">A list of all cells in the map. </w:t>
            </w:r>
          </w:p>
          <w:p w14:paraId="25376E14" w14:textId="69E59FB4" w:rsidR="00D479BC" w:rsidRDefault="00D479BC" w:rsidP="00D479BC">
            <w:pPr>
              <w:spacing w:after="0" w:line="240" w:lineRule="auto"/>
            </w:pPr>
            <w:r w:rsidRPr="00B06B87">
              <w:rPr>
                <w:i/>
              </w:rPr>
              <w:t>Note</w:t>
            </w:r>
            <w:r>
              <w:t xml:space="preserve">: An index is the position of a specific cell in the map. Indices can be converted to and from coordinates using the algorithm stated in the </w:t>
            </w:r>
            <w:r w:rsidRPr="00B06B87">
              <w:rPr>
                <w:highlight w:val="yellow"/>
              </w:rPr>
              <w:t>algorithms section</w:t>
            </w:r>
          </w:p>
        </w:tc>
      </w:tr>
      <w:tr w:rsidR="00D479BC" w14:paraId="0CE496B1" w14:textId="77777777" w:rsidTr="00D479BC">
        <w:tc>
          <w:tcPr>
            <w:tcW w:w="854" w:type="pct"/>
            <w:tcPrChange w:id="418" w:author="Alex Robinson" w:date="2014-03-13T08:50:00Z">
              <w:tcPr>
                <w:tcW w:w="854" w:type="pct"/>
              </w:tcPr>
            </w:tcPrChange>
          </w:tcPr>
          <w:p w14:paraId="790A6D0D" w14:textId="292CA91D" w:rsidR="00D479BC" w:rsidRDefault="00D479BC" w:rsidP="00401A2F">
            <w:pPr>
              <w:tabs>
                <w:tab w:val="left" w:pos="1455"/>
              </w:tabs>
              <w:spacing w:after="0" w:line="240" w:lineRule="auto"/>
            </w:pPr>
            <w:r>
              <w:t>Worker ant</w:t>
            </w:r>
          </w:p>
        </w:tc>
        <w:tc>
          <w:tcPr>
            <w:tcW w:w="4146" w:type="pct"/>
            <w:tcPrChange w:id="419" w:author="Alex Robinson" w:date="2014-03-13T08:50:00Z">
              <w:tcPr>
                <w:tcW w:w="4146" w:type="pct"/>
              </w:tcPr>
            </w:tcPrChange>
          </w:tcPr>
          <w:p w14:paraId="2006735A" w14:textId="31608684" w:rsidR="00D479BC" w:rsidRDefault="00D479BC" w:rsidP="00D479BC">
            <w:pPr>
              <w:spacing w:after="0" w:line="240" w:lineRule="auto"/>
            </w:pPr>
            <w:r>
              <w:t>The ant responsible for searching, collecting and depositing food back to the nest.</w:t>
            </w:r>
          </w:p>
        </w:tc>
      </w:tr>
      <w:tr w:rsidR="00D479BC" w14:paraId="421852A3" w14:textId="77777777" w:rsidTr="00D479BC">
        <w:tc>
          <w:tcPr>
            <w:tcW w:w="854" w:type="pct"/>
            <w:tcPrChange w:id="420" w:author="Alex Robinson" w:date="2014-03-13T08:50:00Z">
              <w:tcPr>
                <w:tcW w:w="854" w:type="pct"/>
              </w:tcPr>
            </w:tcPrChange>
          </w:tcPr>
          <w:p w14:paraId="3875C69D" w14:textId="5F154CA5" w:rsidR="00D479BC" w:rsidRDefault="00D479BC" w:rsidP="00D479BC">
            <w:pPr>
              <w:spacing w:after="0" w:line="240" w:lineRule="auto"/>
            </w:pPr>
            <w:r>
              <w:t>Soldier ant</w:t>
            </w:r>
          </w:p>
        </w:tc>
        <w:tc>
          <w:tcPr>
            <w:tcW w:w="4146" w:type="pct"/>
            <w:tcPrChange w:id="421" w:author="Alex Robinson" w:date="2014-03-13T08:50:00Z">
              <w:tcPr>
                <w:tcW w:w="4146" w:type="pct"/>
              </w:tcPr>
            </w:tcPrChange>
          </w:tcPr>
          <w:p w14:paraId="1951455C" w14:textId="4F2A35D9" w:rsidR="00D479BC" w:rsidRDefault="00D479BC" w:rsidP="00401A2F">
            <w:pPr>
              <w:spacing w:after="0" w:line="240" w:lineRule="auto"/>
            </w:pPr>
            <w:r>
              <w:t>The ant responsible for attacking and defending ants.</w:t>
            </w:r>
          </w:p>
        </w:tc>
      </w:tr>
      <w:tr w:rsidR="00D479BC" w14:paraId="4A82A938" w14:textId="77777777" w:rsidTr="00D479BC">
        <w:tc>
          <w:tcPr>
            <w:tcW w:w="854" w:type="pct"/>
            <w:tcPrChange w:id="422" w:author="Alex Robinson" w:date="2014-03-13T08:50:00Z">
              <w:tcPr>
                <w:tcW w:w="854" w:type="pct"/>
              </w:tcPr>
            </w:tcPrChange>
          </w:tcPr>
          <w:p w14:paraId="3B86CE2C" w14:textId="16EC849A" w:rsidR="00D479BC" w:rsidRDefault="00D479BC" w:rsidP="00D479BC">
            <w:pPr>
              <w:spacing w:after="0" w:line="240" w:lineRule="auto"/>
            </w:pPr>
            <w:r>
              <w:t>Queen ant</w:t>
            </w:r>
          </w:p>
        </w:tc>
        <w:tc>
          <w:tcPr>
            <w:tcW w:w="4146" w:type="pct"/>
            <w:tcPrChange w:id="423" w:author="Alex Robinson" w:date="2014-03-13T08:50:00Z">
              <w:tcPr>
                <w:tcW w:w="4146" w:type="pct"/>
              </w:tcPr>
            </w:tcPrChange>
          </w:tcPr>
          <w:p w14:paraId="3DA05250" w14:textId="0AA7C278" w:rsidR="00D479BC" w:rsidRDefault="00D479BC" w:rsidP="00D479BC">
            <w:pPr>
              <w:spacing w:after="0" w:line="240" w:lineRule="auto"/>
            </w:pPr>
            <w:r>
              <w:t>The ant responsible for founding a nest.</w:t>
            </w:r>
          </w:p>
        </w:tc>
      </w:tr>
      <w:tr w:rsidR="00D479BC" w14:paraId="7C583970" w14:textId="77777777" w:rsidTr="00D479BC">
        <w:tc>
          <w:tcPr>
            <w:tcW w:w="854" w:type="pct"/>
            <w:tcPrChange w:id="424" w:author="Alex Robinson" w:date="2014-03-13T08:50:00Z">
              <w:tcPr>
                <w:tcW w:w="854" w:type="pct"/>
              </w:tcPr>
            </w:tcPrChange>
          </w:tcPr>
          <w:p w14:paraId="4361568F" w14:textId="60DC321E" w:rsidR="00D479BC" w:rsidRDefault="00D479BC" w:rsidP="00D479BC">
            <w:pPr>
              <w:spacing w:after="0" w:line="240" w:lineRule="auto"/>
            </w:pPr>
            <w:r>
              <w:t>Nest</w:t>
            </w:r>
          </w:p>
        </w:tc>
        <w:tc>
          <w:tcPr>
            <w:tcW w:w="4146" w:type="pct"/>
            <w:tcPrChange w:id="425" w:author="Alex Robinson" w:date="2014-03-13T08:50:00Z">
              <w:tcPr>
                <w:tcW w:w="4146" w:type="pct"/>
              </w:tcPr>
            </w:tcPrChange>
          </w:tcPr>
          <w:p w14:paraId="08428E42" w14:textId="7A7B8197" w:rsidR="00D479BC" w:rsidRDefault="00D479BC" w:rsidP="00D479BC">
            <w:pPr>
              <w:spacing w:after="0" w:line="240" w:lineRule="auto"/>
            </w:pPr>
            <w:r>
              <w:t>Responsible for reproducing new ants and collecting food left by workers.</w:t>
            </w:r>
          </w:p>
        </w:tc>
      </w:tr>
      <w:tr w:rsidR="00D479BC" w14:paraId="3A5A524A" w14:textId="77777777" w:rsidTr="00D479BC">
        <w:tc>
          <w:tcPr>
            <w:tcW w:w="854" w:type="pct"/>
            <w:tcPrChange w:id="426" w:author="Alex Robinson" w:date="2014-03-13T08:50:00Z">
              <w:tcPr>
                <w:tcW w:w="854" w:type="pct"/>
              </w:tcPr>
            </w:tcPrChange>
          </w:tcPr>
          <w:p w14:paraId="0A6E0801" w14:textId="6F278852" w:rsidR="00D479BC" w:rsidRDefault="00D479BC" w:rsidP="00D479BC">
            <w:pPr>
              <w:spacing w:after="0" w:line="240" w:lineRule="auto"/>
            </w:pPr>
            <w:r>
              <w:t>Food</w:t>
            </w:r>
          </w:p>
        </w:tc>
        <w:tc>
          <w:tcPr>
            <w:tcW w:w="4146" w:type="pct"/>
            <w:tcPrChange w:id="427" w:author="Alex Robinson" w:date="2014-03-13T08:50:00Z">
              <w:tcPr>
                <w:tcW w:w="4146" w:type="pct"/>
              </w:tcPr>
            </w:tcPrChange>
          </w:tcPr>
          <w:p w14:paraId="3A35BB2C" w14:textId="5AA5A567" w:rsidR="00D479BC" w:rsidRDefault="00D479BC" w:rsidP="00D479BC">
            <w:pPr>
              <w:spacing w:after="0" w:line="240" w:lineRule="auto"/>
            </w:pPr>
            <w:r>
              <w:t>An item on the map which is collected by ants and converted Into health to be used by ants to continue to live or by nests for creating new ants.</w:t>
            </w:r>
          </w:p>
        </w:tc>
      </w:tr>
      <w:tr w:rsidR="00D479BC" w14:paraId="33F2F3B7" w14:textId="77777777" w:rsidTr="00D479BC">
        <w:tc>
          <w:tcPr>
            <w:tcW w:w="854" w:type="pct"/>
            <w:tcPrChange w:id="428" w:author="Alex Robinson" w:date="2014-03-13T08:50:00Z">
              <w:tcPr>
                <w:tcW w:w="854" w:type="pct"/>
              </w:tcPr>
            </w:tcPrChange>
          </w:tcPr>
          <w:p w14:paraId="4D02C1EF" w14:textId="1FC744C0" w:rsidR="00D479BC" w:rsidRDefault="00D479BC" w:rsidP="00D479BC">
            <w:pPr>
              <w:spacing w:after="0" w:line="240" w:lineRule="auto"/>
            </w:pPr>
            <w:r>
              <w:t>Pheromone</w:t>
            </w:r>
          </w:p>
        </w:tc>
        <w:tc>
          <w:tcPr>
            <w:tcW w:w="4146" w:type="pct"/>
            <w:tcPrChange w:id="429" w:author="Alex Robinson" w:date="2014-03-13T08:50:00Z">
              <w:tcPr>
                <w:tcW w:w="4146" w:type="pct"/>
              </w:tcPr>
            </w:tcPrChange>
          </w:tcPr>
          <w:p w14:paraId="7DD6C93C" w14:textId="3AA5358B" w:rsidR="00D479BC" w:rsidRDefault="00D479BC" w:rsidP="00D479BC">
            <w:pPr>
              <w:spacing w:after="0" w:line="240" w:lineRule="auto"/>
            </w:pPr>
            <w:r>
              <w:t>A chemical released by ants when they are finding their way back to their nest.</w:t>
            </w:r>
          </w:p>
        </w:tc>
      </w:tr>
      <w:tr w:rsidR="00D479BC" w14:paraId="23170749" w14:textId="77777777" w:rsidTr="00D479BC">
        <w:tc>
          <w:tcPr>
            <w:tcW w:w="854" w:type="pct"/>
            <w:tcPrChange w:id="430" w:author="Alex Robinson" w:date="2014-03-13T08:50:00Z">
              <w:tcPr>
                <w:tcW w:w="854" w:type="pct"/>
              </w:tcPr>
            </w:tcPrChange>
          </w:tcPr>
          <w:p w14:paraId="5ED3093B" w14:textId="6F03ED62" w:rsidR="00D479BC" w:rsidRDefault="00D479BC" w:rsidP="00D479BC">
            <w:pPr>
              <w:spacing w:after="0" w:line="240" w:lineRule="auto"/>
            </w:pPr>
            <w:r>
              <w:t>Goal</w:t>
            </w:r>
          </w:p>
        </w:tc>
        <w:tc>
          <w:tcPr>
            <w:tcW w:w="4146" w:type="pct"/>
            <w:tcPrChange w:id="431" w:author="Alex Robinson" w:date="2014-03-13T08:50:00Z">
              <w:tcPr>
                <w:tcW w:w="4146" w:type="pct"/>
              </w:tcPr>
            </w:tcPrChange>
          </w:tcPr>
          <w:p w14:paraId="04B6CB48" w14:textId="77777777" w:rsidR="00D479BC" w:rsidRDefault="00D479BC" w:rsidP="00D479BC">
            <w:pPr>
              <w:spacing w:after="0" w:line="240" w:lineRule="auto"/>
            </w:pPr>
            <w:r>
              <w:t>The aim of an ant. Different ants can have different goals depending on their purpose. The goals available will be:</w:t>
            </w:r>
          </w:p>
          <w:p w14:paraId="73A1343D" w14:textId="77777777" w:rsidR="00D479BC" w:rsidRDefault="00D479BC" w:rsidP="00D479BC">
            <w:pPr>
              <w:numPr>
                <w:ilvl w:val="0"/>
                <w:numId w:val="52"/>
              </w:numPr>
              <w:spacing w:after="0" w:line="240" w:lineRule="auto"/>
            </w:pPr>
            <w:r w:rsidRPr="002321FB">
              <w:rPr>
                <w:b/>
              </w:rPr>
              <w:t>None</w:t>
            </w:r>
            <w:r>
              <w:t xml:space="preserve"> – This goal will be used when ants are first created, they will be assigned a default task when they first run </w:t>
            </w:r>
            <w:r w:rsidRPr="00D97E8F">
              <w:rPr>
                <w:rStyle w:val="CodeBlockChar"/>
                <w:rFonts w:eastAsiaTheme="minorEastAsia"/>
              </w:rPr>
              <w:t>updateGoal</w:t>
            </w:r>
            <w:r>
              <w:t xml:space="preserve"> in their update loop.</w:t>
            </w:r>
          </w:p>
          <w:p w14:paraId="0A5DF303" w14:textId="77777777" w:rsidR="00D479BC" w:rsidRDefault="00D479BC" w:rsidP="00D479BC">
            <w:pPr>
              <w:numPr>
                <w:ilvl w:val="0"/>
                <w:numId w:val="52"/>
              </w:numPr>
              <w:spacing w:after="0" w:line="240" w:lineRule="auto"/>
            </w:pPr>
            <w:r w:rsidRPr="002321FB">
              <w:rPr>
                <w:b/>
              </w:rPr>
              <w:t xml:space="preserve">Find food </w:t>
            </w:r>
            <w:r>
              <w:t>– This goal is used by all ants, it will cause the tasks needed to find food in the map</w:t>
            </w:r>
          </w:p>
          <w:p w14:paraId="51406E77" w14:textId="77777777" w:rsidR="00D479BC" w:rsidRDefault="00D479BC" w:rsidP="00D479BC">
            <w:pPr>
              <w:numPr>
                <w:ilvl w:val="0"/>
                <w:numId w:val="52"/>
              </w:numPr>
              <w:spacing w:after="0" w:line="240" w:lineRule="auto"/>
            </w:pPr>
            <w:r w:rsidRPr="002321FB">
              <w:rPr>
                <w:b/>
              </w:rPr>
              <w:t>Get food</w:t>
            </w:r>
            <w:r>
              <w:t xml:space="preserve"> – This goal is used by all ants, it will cause the tasks needed to collect a piece of food</w:t>
            </w:r>
          </w:p>
          <w:p w14:paraId="2FDAA3CC" w14:textId="77777777" w:rsidR="00D479BC" w:rsidRDefault="00D479BC" w:rsidP="00D479BC">
            <w:pPr>
              <w:numPr>
                <w:ilvl w:val="0"/>
                <w:numId w:val="52"/>
              </w:numPr>
              <w:spacing w:after="0" w:line="240" w:lineRule="auto"/>
            </w:pPr>
            <w:r w:rsidRPr="002321FB">
              <w:rPr>
                <w:b/>
              </w:rPr>
              <w:t>Drop food</w:t>
            </w:r>
            <w:r>
              <w:t xml:space="preserve"> – this goal is used by only worker ants, it will cause the tasks required to drop a single piece of food off at the nest.</w:t>
            </w:r>
          </w:p>
          <w:p w14:paraId="71CA9768" w14:textId="77777777" w:rsidR="00D479BC" w:rsidRDefault="00D479BC" w:rsidP="00D479BC">
            <w:pPr>
              <w:numPr>
                <w:ilvl w:val="0"/>
                <w:numId w:val="52"/>
              </w:numPr>
              <w:spacing w:after="0" w:line="240" w:lineRule="auto"/>
            </w:pPr>
            <w:r w:rsidRPr="002321FB">
              <w:rPr>
                <w:b/>
              </w:rPr>
              <w:t>Go to nest site</w:t>
            </w:r>
            <w:r>
              <w:t xml:space="preserve"> – This goal is used by the queen ant to head to the new nest site.</w:t>
            </w:r>
          </w:p>
          <w:p w14:paraId="041F69DF" w14:textId="77777777" w:rsidR="00D479BC" w:rsidRDefault="00D479BC" w:rsidP="00D479BC">
            <w:pPr>
              <w:numPr>
                <w:ilvl w:val="0"/>
                <w:numId w:val="52"/>
              </w:numPr>
              <w:spacing w:after="0" w:line="240" w:lineRule="auto"/>
            </w:pPr>
            <w:r w:rsidRPr="002321FB">
              <w:rPr>
                <w:b/>
              </w:rPr>
              <w:t>Create nest</w:t>
            </w:r>
            <w:r>
              <w:t xml:space="preserve"> – A goal used by the queen ant to cause the tasks required to create a new nest.</w:t>
            </w:r>
          </w:p>
          <w:p w14:paraId="442D3181" w14:textId="77777777" w:rsidR="00D479BC" w:rsidRDefault="00D479BC" w:rsidP="00D479BC">
            <w:pPr>
              <w:numPr>
                <w:ilvl w:val="0"/>
                <w:numId w:val="52"/>
              </w:numPr>
              <w:spacing w:after="0" w:line="240" w:lineRule="auto"/>
            </w:pPr>
            <w:r w:rsidRPr="002321FB">
              <w:rPr>
                <w:b/>
              </w:rPr>
              <w:t>Guard nest</w:t>
            </w:r>
            <w:r>
              <w:t xml:space="preserve"> – A goal used by soldier ants to cause tasks for guarding the nest.</w:t>
            </w:r>
          </w:p>
          <w:p w14:paraId="14D10320" w14:textId="77777777" w:rsidR="00D479BC" w:rsidRDefault="00D479BC" w:rsidP="00D479BC">
            <w:pPr>
              <w:numPr>
                <w:ilvl w:val="0"/>
                <w:numId w:val="52"/>
              </w:numPr>
              <w:spacing w:after="0" w:line="240" w:lineRule="auto"/>
            </w:pPr>
            <w:r w:rsidRPr="002321FB">
              <w:rPr>
                <w:b/>
              </w:rPr>
              <w:t>Guard pheromone</w:t>
            </w:r>
            <w:r>
              <w:t xml:space="preserve"> – Used by the soldier ant to cause the tasks associated with guarding pheromone trials.</w:t>
            </w:r>
          </w:p>
          <w:p w14:paraId="31718D43" w14:textId="77777777" w:rsidR="00D479BC" w:rsidRDefault="00D479BC" w:rsidP="00D479BC">
            <w:pPr>
              <w:numPr>
                <w:ilvl w:val="0"/>
                <w:numId w:val="52"/>
              </w:numPr>
              <w:spacing w:after="0" w:line="240" w:lineRule="auto"/>
            </w:pPr>
            <w:r w:rsidRPr="002321FB">
              <w:rPr>
                <w:b/>
              </w:rPr>
              <w:t>Guard food</w:t>
            </w:r>
            <w:r>
              <w:t xml:space="preserve"> – Used by the soldier ants to cause task for finding and searching for a food source.</w:t>
            </w:r>
          </w:p>
          <w:p w14:paraId="6115F9A5" w14:textId="6C450460" w:rsidR="00D479BC" w:rsidRDefault="00D479BC" w:rsidP="00D97E8F">
            <w:pPr>
              <w:pStyle w:val="ListParagraph"/>
              <w:numPr>
                <w:ilvl w:val="0"/>
                <w:numId w:val="52"/>
              </w:numPr>
              <w:spacing w:after="0" w:line="240" w:lineRule="auto"/>
            </w:pPr>
            <w:r w:rsidRPr="00D97E8F">
              <w:rPr>
                <w:b/>
              </w:rPr>
              <w:t>Attack</w:t>
            </w:r>
            <w:r>
              <w:t xml:space="preserve"> – A goal used by soldier ants to perform the actions required to attack another targeted ant.</w:t>
            </w:r>
          </w:p>
        </w:tc>
      </w:tr>
      <w:tr w:rsidR="00D479BC" w14:paraId="328032B0" w14:textId="77777777" w:rsidTr="00D479BC">
        <w:tc>
          <w:tcPr>
            <w:tcW w:w="854" w:type="pct"/>
            <w:tcPrChange w:id="432" w:author="Alex Robinson" w:date="2014-03-13T08:50:00Z">
              <w:tcPr>
                <w:tcW w:w="854" w:type="pct"/>
              </w:tcPr>
            </w:tcPrChange>
          </w:tcPr>
          <w:p w14:paraId="41B99F89" w14:textId="2EC5CA31" w:rsidR="00D479BC" w:rsidRDefault="00D479BC" w:rsidP="00D479BC">
            <w:pPr>
              <w:spacing w:after="0" w:line="240" w:lineRule="auto"/>
            </w:pPr>
            <w:r>
              <w:t>Task</w:t>
            </w:r>
          </w:p>
        </w:tc>
        <w:tc>
          <w:tcPr>
            <w:tcW w:w="4146" w:type="pct"/>
            <w:tcPrChange w:id="433" w:author="Alex Robinson" w:date="2014-03-13T08:50:00Z">
              <w:tcPr>
                <w:tcW w:w="4146" w:type="pct"/>
              </w:tcPr>
            </w:tcPrChange>
          </w:tcPr>
          <w:p w14:paraId="092A3000" w14:textId="74EA8241" w:rsidR="00D479BC" w:rsidRDefault="00D479BC" w:rsidP="00D479BC">
            <w:pPr>
              <w:spacing w:after="0" w:line="240" w:lineRule="auto"/>
            </w:pPr>
            <w:r>
              <w:t>A task is the specific action which will be required to be performed. Many tasks make up a single goal. An example of a task is picking up food, which will pick up a single piece of food.</w:t>
            </w:r>
          </w:p>
        </w:tc>
      </w:tr>
      <w:tr w:rsidR="00D479BC" w14:paraId="30E4624D" w14:textId="77777777" w:rsidTr="00D479BC">
        <w:tc>
          <w:tcPr>
            <w:tcW w:w="854" w:type="pct"/>
            <w:tcPrChange w:id="434" w:author="Alex Robinson" w:date="2014-03-13T08:50:00Z">
              <w:tcPr>
                <w:tcW w:w="854" w:type="pct"/>
              </w:tcPr>
            </w:tcPrChange>
          </w:tcPr>
          <w:p w14:paraId="2486EF7A" w14:textId="6393EA40" w:rsidR="00D479BC" w:rsidRDefault="00D479BC" w:rsidP="00D479BC">
            <w:pPr>
              <w:spacing w:after="0" w:line="240" w:lineRule="auto"/>
            </w:pPr>
            <w:r>
              <w:t>Target</w:t>
            </w:r>
          </w:p>
        </w:tc>
        <w:tc>
          <w:tcPr>
            <w:tcW w:w="4146" w:type="pct"/>
            <w:tcPrChange w:id="435" w:author="Alex Robinson" w:date="2014-03-13T08:50:00Z">
              <w:tcPr>
                <w:tcW w:w="4146" w:type="pct"/>
              </w:tcPr>
            </w:tcPrChange>
          </w:tcPr>
          <w:p w14:paraId="679DEEF0" w14:textId="3C8E9628" w:rsidR="00D479BC" w:rsidRDefault="00D479BC" w:rsidP="00D479BC">
            <w:pPr>
              <w:spacing w:after="0" w:line="240" w:lineRule="auto"/>
            </w:pPr>
            <w:r>
              <w:t>A target can be a piece of food, an ant or a nest. The target will be used differently depending on the current goal. The target represents what the ant is heading towards.</w:t>
            </w:r>
          </w:p>
        </w:tc>
      </w:tr>
      <w:tr w:rsidR="00D479BC" w14:paraId="2189E573" w14:textId="77777777" w:rsidTr="00D479BC">
        <w:tc>
          <w:tcPr>
            <w:tcW w:w="854" w:type="pct"/>
            <w:tcPrChange w:id="436" w:author="Alex Robinson" w:date="2014-03-13T08:50:00Z">
              <w:tcPr>
                <w:tcW w:w="854" w:type="pct"/>
              </w:tcPr>
            </w:tcPrChange>
          </w:tcPr>
          <w:p w14:paraId="3FDACE13" w14:textId="45234E81" w:rsidR="00D479BC" w:rsidRDefault="00D479BC" w:rsidP="00D479BC">
            <w:pPr>
              <w:spacing w:after="0" w:line="240" w:lineRule="auto"/>
            </w:pPr>
            <w:r>
              <w:t>Direction</w:t>
            </w:r>
          </w:p>
        </w:tc>
        <w:tc>
          <w:tcPr>
            <w:tcW w:w="4146" w:type="pct"/>
            <w:tcPrChange w:id="437" w:author="Alex Robinson" w:date="2014-03-13T08:50:00Z">
              <w:tcPr>
                <w:tcW w:w="4146" w:type="pct"/>
              </w:tcPr>
            </w:tcPrChange>
          </w:tcPr>
          <w:p w14:paraId="48207DE0" w14:textId="768779C3" w:rsidR="00D479BC" w:rsidRDefault="00D479BC" w:rsidP="00D479BC">
            <w:pPr>
              <w:spacing w:after="0" w:line="240" w:lineRule="auto"/>
            </w:pPr>
            <w:r>
              <w:t>The direction the ant is currently facing</w:t>
            </w:r>
          </w:p>
        </w:tc>
      </w:tr>
      <w:tr w:rsidR="00D479BC" w14:paraId="3088995A" w14:textId="77777777" w:rsidTr="00D479BC">
        <w:tc>
          <w:tcPr>
            <w:tcW w:w="854" w:type="pct"/>
            <w:tcPrChange w:id="438" w:author="Alex Robinson" w:date="2014-03-13T08:50:00Z">
              <w:tcPr>
                <w:tcW w:w="854" w:type="pct"/>
              </w:tcPr>
            </w:tcPrChange>
          </w:tcPr>
          <w:p w14:paraId="00F03C5A" w14:textId="465711F2" w:rsidR="00D479BC" w:rsidRDefault="00D479BC" w:rsidP="00D479BC">
            <w:pPr>
              <w:spacing w:after="0" w:line="240" w:lineRule="auto"/>
            </w:pPr>
            <w:r>
              <w:t>Prioritized direction</w:t>
            </w:r>
          </w:p>
        </w:tc>
        <w:tc>
          <w:tcPr>
            <w:tcW w:w="4146" w:type="pct"/>
            <w:tcPrChange w:id="439" w:author="Alex Robinson" w:date="2014-03-13T08:50:00Z">
              <w:tcPr>
                <w:tcW w:w="4146" w:type="pct"/>
              </w:tcPr>
            </w:tcPrChange>
          </w:tcPr>
          <w:p w14:paraId="1B47E77E" w14:textId="15583E2B" w:rsidR="00D479BC" w:rsidRDefault="00D479BC" w:rsidP="00D479BC">
            <w:pPr>
              <w:spacing w:after="0" w:line="240" w:lineRule="auto"/>
            </w:pPr>
            <w:r>
              <w:t>The direction the ant wants to move in</w:t>
            </w:r>
          </w:p>
        </w:tc>
      </w:tr>
      <w:tr w:rsidR="00D479BC" w14:paraId="325A4729" w14:textId="77777777" w:rsidTr="00D479BC">
        <w:tc>
          <w:tcPr>
            <w:tcW w:w="854" w:type="pct"/>
            <w:tcPrChange w:id="440" w:author="Alex Robinson" w:date="2014-03-13T08:50:00Z">
              <w:tcPr>
                <w:tcW w:w="854" w:type="pct"/>
              </w:tcPr>
            </w:tcPrChange>
          </w:tcPr>
          <w:p w14:paraId="3A4BD761" w14:textId="4C68C53D" w:rsidR="00D479BC" w:rsidRDefault="00D479BC" w:rsidP="00D479BC">
            <w:pPr>
              <w:spacing w:after="0" w:line="240" w:lineRule="auto"/>
            </w:pPr>
            <w:r>
              <w:t>Size</w:t>
            </w:r>
          </w:p>
        </w:tc>
        <w:tc>
          <w:tcPr>
            <w:tcW w:w="4146" w:type="pct"/>
            <w:tcPrChange w:id="441" w:author="Alex Robinson" w:date="2014-03-13T08:50:00Z">
              <w:tcPr>
                <w:tcW w:w="4146" w:type="pct"/>
              </w:tcPr>
            </w:tcPrChange>
          </w:tcPr>
          <w:p w14:paraId="0A928739" w14:textId="6A638ABA" w:rsidR="00D479BC" w:rsidRDefault="00D479BC" w:rsidP="00D479BC">
            <w:pPr>
              <w:spacing w:after="0" w:line="240" w:lineRule="auto"/>
            </w:pPr>
            <w:r>
              <w:t>The size of the object in pixels</w:t>
            </w:r>
          </w:p>
        </w:tc>
      </w:tr>
      <w:tr w:rsidR="00D479BC" w14:paraId="0BC68958" w14:textId="77777777" w:rsidTr="00D479BC">
        <w:tc>
          <w:tcPr>
            <w:tcW w:w="854" w:type="pct"/>
            <w:tcPrChange w:id="442" w:author="Alex Robinson" w:date="2014-03-13T08:50:00Z">
              <w:tcPr>
                <w:tcW w:w="854" w:type="pct"/>
              </w:tcPr>
            </w:tcPrChange>
          </w:tcPr>
          <w:p w14:paraId="52D92B0B" w14:textId="5A8FAEBD" w:rsidR="00D479BC" w:rsidRDefault="00D479BC" w:rsidP="00D479BC">
            <w:pPr>
              <w:spacing w:after="0" w:line="240" w:lineRule="auto"/>
            </w:pPr>
            <w:r>
              <w:lastRenderedPageBreak/>
              <w:t>Coord</w:t>
            </w:r>
          </w:p>
        </w:tc>
        <w:tc>
          <w:tcPr>
            <w:tcW w:w="4146" w:type="pct"/>
            <w:tcPrChange w:id="443" w:author="Alex Robinson" w:date="2014-03-13T08:50:00Z">
              <w:tcPr>
                <w:tcW w:w="4146" w:type="pct"/>
              </w:tcPr>
            </w:tcPrChange>
          </w:tcPr>
          <w:p w14:paraId="705519AA" w14:textId="552F6439" w:rsidR="00D479BC" w:rsidRDefault="00D479BC" w:rsidP="00D479BC">
            <w:pPr>
              <w:spacing w:after="0" w:line="240" w:lineRule="auto"/>
            </w:pPr>
            <w:r>
              <w:t>A Cartesian coordinate</w:t>
            </w:r>
          </w:p>
        </w:tc>
      </w:tr>
      <w:tr w:rsidR="00D479BC" w14:paraId="7AC0285A" w14:textId="77777777" w:rsidTr="00D479BC">
        <w:tc>
          <w:tcPr>
            <w:tcW w:w="854" w:type="pct"/>
            <w:tcPrChange w:id="444" w:author="Alex Robinson" w:date="2014-03-13T08:50:00Z">
              <w:tcPr>
                <w:tcW w:w="854" w:type="pct"/>
              </w:tcPr>
            </w:tcPrChange>
          </w:tcPr>
          <w:p w14:paraId="00695CC5" w14:textId="38D8F8AF" w:rsidR="00D479BC" w:rsidRDefault="00D479BC" w:rsidP="00D479BC">
            <w:pPr>
              <w:spacing w:after="0" w:line="240" w:lineRule="auto"/>
            </w:pPr>
            <w:r>
              <w:t>Health</w:t>
            </w:r>
          </w:p>
        </w:tc>
        <w:tc>
          <w:tcPr>
            <w:tcW w:w="4146" w:type="pct"/>
            <w:tcPrChange w:id="445" w:author="Alex Robinson" w:date="2014-03-13T08:50:00Z">
              <w:tcPr>
                <w:tcW w:w="4146" w:type="pct"/>
              </w:tcPr>
            </w:tcPrChange>
          </w:tcPr>
          <w:p w14:paraId="651892AF" w14:textId="76C9324E" w:rsidR="00D479BC" w:rsidRDefault="00D479BC" w:rsidP="00D479BC">
            <w:pPr>
              <w:spacing w:after="0" w:line="240" w:lineRule="auto"/>
            </w:pPr>
            <w:r>
              <w:t xml:space="preserve">Health will be a quantity used by ants to live. Ants start with a particular amount of health. This amount slowly decreases until at 0 the ant dies, the </w:t>
            </w:r>
            <w:r w:rsidRPr="006F4BD1">
              <w:rPr>
                <w:b/>
              </w:rPr>
              <w:t>healthRate</w:t>
            </w:r>
            <w:r>
              <w:t xml:space="preserve"> is the amount of health lost each tick. Health is restored by eating food. A single piece of food can be converted into a particular amount of health. The ratio of this is set by the </w:t>
            </w:r>
            <w:r w:rsidRPr="007366A0">
              <w:rPr>
                <w:b/>
              </w:rPr>
              <w:t>healthRatio</w:t>
            </w:r>
            <w:r>
              <w:t xml:space="preserve"> variable. The </w:t>
            </w:r>
            <w:r w:rsidRPr="006F4BD1">
              <w:rPr>
                <w:b/>
              </w:rPr>
              <w:t>hungerThreshold</w:t>
            </w:r>
            <w:r>
              <w:t xml:space="preserve"> is the amount of health bellow which the ant or nest is deemed to be hungry.</w:t>
            </w:r>
          </w:p>
        </w:tc>
      </w:tr>
      <w:tr w:rsidR="00D479BC" w14:paraId="08DFA9F0" w14:textId="77777777" w:rsidTr="00D479BC">
        <w:tc>
          <w:tcPr>
            <w:tcW w:w="854" w:type="pct"/>
            <w:tcPrChange w:id="446" w:author="Alex Robinson" w:date="2014-03-13T08:50:00Z">
              <w:tcPr>
                <w:tcW w:w="854" w:type="pct"/>
              </w:tcPr>
            </w:tcPrChange>
          </w:tcPr>
          <w:p w14:paraId="41D67711" w14:textId="0787228D" w:rsidR="00D479BC" w:rsidRDefault="00D479BC" w:rsidP="00D479BC">
            <w:pPr>
              <w:spacing w:after="0" w:line="240" w:lineRule="auto"/>
            </w:pPr>
            <w:r>
              <w:t>Ant type</w:t>
            </w:r>
          </w:p>
        </w:tc>
        <w:tc>
          <w:tcPr>
            <w:tcW w:w="4146" w:type="pct"/>
            <w:tcPrChange w:id="447" w:author="Alex Robinson" w:date="2014-03-13T08:50:00Z">
              <w:tcPr>
                <w:tcW w:w="4146" w:type="pct"/>
              </w:tcPr>
            </w:tcPrChange>
          </w:tcPr>
          <w:p w14:paraId="5BA29FF7" w14:textId="66451DD6" w:rsidR="00D479BC" w:rsidRDefault="00D479BC" w:rsidP="00D479BC">
            <w:pPr>
              <w:spacing w:after="0" w:line="240" w:lineRule="auto"/>
            </w:pPr>
            <w:r>
              <w:t>This is the type of ant e.g. a worker, soldier or a queen.</w:t>
            </w:r>
          </w:p>
        </w:tc>
      </w:tr>
      <w:tr w:rsidR="00D479BC" w14:paraId="687CD6C5" w14:textId="77777777" w:rsidTr="00D479BC">
        <w:tc>
          <w:tcPr>
            <w:tcW w:w="854" w:type="pct"/>
            <w:tcPrChange w:id="448" w:author="Alex Robinson" w:date="2014-03-13T08:50:00Z">
              <w:tcPr>
                <w:tcW w:w="854" w:type="pct"/>
              </w:tcPr>
            </w:tcPrChange>
          </w:tcPr>
          <w:p w14:paraId="5D797F79" w14:textId="184824FA" w:rsidR="00D479BC" w:rsidRDefault="00D479BC" w:rsidP="00D479BC">
            <w:pPr>
              <w:spacing w:after="0" w:line="240" w:lineRule="auto"/>
            </w:pPr>
            <w:r>
              <w:t>Id</w:t>
            </w:r>
          </w:p>
        </w:tc>
        <w:tc>
          <w:tcPr>
            <w:tcW w:w="4146" w:type="pct"/>
            <w:tcPrChange w:id="449" w:author="Alex Robinson" w:date="2014-03-13T08:50:00Z">
              <w:tcPr>
                <w:tcW w:w="4146" w:type="pct"/>
              </w:tcPr>
            </w:tcPrChange>
          </w:tcPr>
          <w:p w14:paraId="191C29D0" w14:textId="22BF4365" w:rsidR="00D479BC" w:rsidRDefault="00D479BC" w:rsidP="00D479BC">
            <w:pPr>
              <w:spacing w:after="0" w:line="240" w:lineRule="auto"/>
            </w:pPr>
            <w:r>
              <w:t>A unique identifier, needed to compare if two objects are the same or not.</w:t>
            </w:r>
          </w:p>
        </w:tc>
      </w:tr>
      <w:tr w:rsidR="00D479BC" w14:paraId="58FA3700" w14:textId="77777777" w:rsidTr="00D479BC">
        <w:tc>
          <w:tcPr>
            <w:tcW w:w="854" w:type="pct"/>
            <w:tcPrChange w:id="450" w:author="Alex Robinson" w:date="2014-03-13T08:50:00Z">
              <w:tcPr>
                <w:tcW w:w="854" w:type="pct"/>
              </w:tcPr>
            </w:tcPrChange>
          </w:tcPr>
          <w:p w14:paraId="357E20E0" w14:textId="121CE82C" w:rsidR="00D479BC" w:rsidRDefault="00D479BC" w:rsidP="00D479BC">
            <w:pPr>
              <w:spacing w:after="0" w:line="240" w:lineRule="auto"/>
            </w:pPr>
            <w:r>
              <w:t>Tick</w:t>
            </w:r>
          </w:p>
        </w:tc>
        <w:tc>
          <w:tcPr>
            <w:tcW w:w="4146" w:type="pct"/>
            <w:tcPrChange w:id="451" w:author="Alex Robinson" w:date="2014-03-13T08:50:00Z">
              <w:tcPr>
                <w:tcW w:w="4146" w:type="pct"/>
              </w:tcPr>
            </w:tcPrChange>
          </w:tcPr>
          <w:p w14:paraId="42BFF3D6" w14:textId="7A03AC68" w:rsidR="00D479BC" w:rsidRDefault="00D479BC" w:rsidP="00D479BC">
            <w:pPr>
              <w:spacing w:after="0" w:line="240" w:lineRule="auto"/>
            </w:pPr>
            <w:r>
              <w:t>A single loop of the entire program. Many ticks may occur each second.</w:t>
            </w:r>
          </w:p>
        </w:tc>
      </w:tr>
      <w:tr w:rsidR="00401A2F" w14:paraId="27D33EFE" w14:textId="77777777" w:rsidTr="00263C13">
        <w:trPr>
          <w:trHeight w:val="1627"/>
          <w:trPrChange w:id="452" w:author="Alex Robinson" w:date="2014-03-13T08:50:00Z">
            <w:trPr>
              <w:trHeight w:val="1627"/>
            </w:trPr>
          </w:trPrChange>
        </w:trPr>
        <w:tc>
          <w:tcPr>
            <w:tcW w:w="854" w:type="pct"/>
            <w:tcPrChange w:id="453" w:author="Alex Robinson" w:date="2014-03-13T08:50:00Z">
              <w:tcPr>
                <w:tcW w:w="854" w:type="pct"/>
              </w:tcPr>
            </w:tcPrChange>
          </w:tcPr>
          <w:p w14:paraId="6EBEF5CC" w14:textId="176271B9" w:rsidR="00401A2F" w:rsidRDefault="00401A2F" w:rsidP="00D479BC">
            <w:pPr>
              <w:spacing w:after="0" w:line="240" w:lineRule="auto"/>
            </w:pPr>
            <w:r>
              <w:t>Species cost</w:t>
            </w:r>
          </w:p>
        </w:tc>
        <w:tc>
          <w:tcPr>
            <w:tcW w:w="4146" w:type="pct"/>
            <w:tcPrChange w:id="454" w:author="Alex Robinson" w:date="2014-03-13T08:50:00Z">
              <w:tcPr>
                <w:tcW w:w="4146" w:type="pct"/>
              </w:tcPr>
            </w:tcPrChange>
          </w:tcPr>
          <w:p w14:paraId="76FD9B24" w14:textId="77777777" w:rsidR="00401A2F" w:rsidRDefault="00263C13" w:rsidP="00D479BC">
            <w:pPr>
              <w:spacing w:after="0" w:line="240" w:lineRule="auto"/>
            </w:pPr>
            <w:r>
              <w:t>The cost of the species i.e. the sum of all health modifiers applied to each characteristics value in the species.</w:t>
            </w:r>
          </w:p>
          <w:p w14:paraId="2EE87B69" w14:textId="657BD5A8" w:rsidR="00263C13" w:rsidRDefault="00153390" w:rsidP="00263C13">
            <w:pPr>
              <w:spacing w:after="0" w:line="240" w:lineRule="auto"/>
            </w:pPr>
            <m:oMathPara>
              <m:oMath>
                <m:nary>
                  <m:naryPr>
                    <m:chr m:val="∑"/>
                    <m:grow m:val="1"/>
                    <m:ctrlPr>
                      <w:rPr>
                        <w:rFonts w:ascii="Cambria Math" w:hAnsi="Cambria Math"/>
                      </w:rPr>
                    </m:ctrlPr>
                  </m:naryPr>
                  <m:sub>
                    <m:r>
                      <w:rPr>
                        <w:rFonts w:ascii="Cambria Math" w:hAnsi="Cambria Math"/>
                      </w:rPr>
                      <m:t>n=1</m:t>
                    </m:r>
                  </m:sub>
                  <m:sup>
                    <m:eqArr>
                      <m:eqArrPr>
                        <m:ctrlPr>
                          <w:rPr>
                            <w:rFonts w:ascii="Cambria Math" w:hAnsi="Cambria Math"/>
                            <w:i/>
                          </w:rPr>
                        </m:ctrlPr>
                      </m:eqArrPr>
                      <m:e>
                        <m:r>
                          <w:rPr>
                            <w:rFonts w:ascii="Cambria Math" w:hAnsi="Cambria Math"/>
                          </w:rPr>
                          <m:t>number of</m:t>
                        </m:r>
                      </m:e>
                      <m:e>
                        <m:r>
                          <w:rPr>
                            <w:rFonts w:ascii="Cambria Math" w:hAnsi="Cambria Math"/>
                          </w:rPr>
                          <m:t>characterisitcs</m:t>
                        </m:r>
                      </m:e>
                    </m:eqArr>
                  </m:sup>
                  <m:e>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value</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health modifiyer</m:t>
                        </m:r>
                      </m:sub>
                    </m:sSub>
                    <m:r>
                      <m:rPr>
                        <m:sty m:val="p"/>
                      </m:rPr>
                      <w:rPr>
                        <w:rFonts w:ascii="Cambria Math" w:hAnsi="Cambria Math"/>
                      </w:rPr>
                      <m:t>)</m:t>
                    </m:r>
                  </m:e>
                </m:nary>
              </m:oMath>
            </m:oMathPara>
          </w:p>
        </w:tc>
      </w:tr>
      <w:tr w:rsidR="00263C13" w14:paraId="0BCDDFB4" w14:textId="77777777" w:rsidTr="00D479BC">
        <w:tc>
          <w:tcPr>
            <w:tcW w:w="854" w:type="pct"/>
            <w:tcPrChange w:id="455" w:author="Alex Robinson" w:date="2014-03-13T08:50:00Z">
              <w:tcPr>
                <w:tcW w:w="854" w:type="pct"/>
              </w:tcPr>
            </w:tcPrChange>
          </w:tcPr>
          <w:p w14:paraId="394A9959" w14:textId="740BB6C2" w:rsidR="00263C13" w:rsidRDefault="00263C13" w:rsidP="00D479BC">
            <w:pPr>
              <w:spacing w:after="0" w:line="240" w:lineRule="auto"/>
            </w:pPr>
            <w:r>
              <w:t>Food cost</w:t>
            </w:r>
          </w:p>
        </w:tc>
        <w:tc>
          <w:tcPr>
            <w:tcW w:w="4146" w:type="pct"/>
            <w:tcPrChange w:id="456" w:author="Alex Robinson" w:date="2014-03-13T08:50:00Z">
              <w:tcPr>
                <w:tcW w:w="4146" w:type="pct"/>
              </w:tcPr>
            </w:tcPrChange>
          </w:tcPr>
          <w:p w14:paraId="7DE9C23F" w14:textId="36BCC57C" w:rsidR="00263C13" w:rsidRDefault="00263C13" w:rsidP="00D479BC">
            <w:pPr>
              <w:spacing w:after="0" w:line="240" w:lineRule="auto"/>
            </w:pPr>
            <w:r>
              <w:t xml:space="preserve">The amount of food an ant is given when it is born. </w:t>
            </w:r>
            <w:r w:rsidR="00982AC4">
              <w:t>Part of this cost goes to the species cost, the left over is the amount of health the ant starts with. This will be different for each type of ant.</w:t>
            </w:r>
          </w:p>
        </w:tc>
      </w:tr>
      <w:tr w:rsidR="00401A2F" w14:paraId="63535A89" w14:textId="77777777" w:rsidTr="00D479BC">
        <w:tc>
          <w:tcPr>
            <w:tcW w:w="854" w:type="pct"/>
            <w:tcPrChange w:id="457" w:author="Alex Robinson" w:date="2014-03-13T08:50:00Z">
              <w:tcPr>
                <w:tcW w:w="854" w:type="pct"/>
              </w:tcPr>
            </w:tcPrChange>
          </w:tcPr>
          <w:p w14:paraId="1392C3D8" w14:textId="0FC53541" w:rsidR="00401A2F" w:rsidRDefault="00401A2F" w:rsidP="00D479BC">
            <w:pPr>
              <w:spacing w:after="0" w:line="240" w:lineRule="auto"/>
            </w:pPr>
            <w:r>
              <w:t>Queen steps</w:t>
            </w:r>
          </w:p>
        </w:tc>
        <w:tc>
          <w:tcPr>
            <w:tcW w:w="4146" w:type="pct"/>
            <w:tcPrChange w:id="458" w:author="Alex Robinson" w:date="2014-03-13T08:50:00Z">
              <w:tcPr>
                <w:tcW w:w="4146" w:type="pct"/>
              </w:tcPr>
            </w:tcPrChange>
          </w:tcPr>
          <w:p w14:paraId="006FFD41" w14:textId="4552C0C2" w:rsidR="00401A2F" w:rsidRDefault="00401A2F" w:rsidP="00D479BC">
            <w:pPr>
              <w:spacing w:after="0" w:line="240" w:lineRule="auto"/>
            </w:pPr>
            <w:r>
              <w:t>The minimum and maximum number of ticks the queen will move for when locating a new nest</w:t>
            </w:r>
          </w:p>
        </w:tc>
      </w:tr>
      <w:tr w:rsidR="00401A2F" w14:paraId="21BE4031" w14:textId="77777777" w:rsidTr="00D479BC">
        <w:tc>
          <w:tcPr>
            <w:tcW w:w="854" w:type="pct"/>
            <w:tcPrChange w:id="459" w:author="Alex Robinson" w:date="2014-03-13T08:50:00Z">
              <w:tcPr>
                <w:tcW w:w="854" w:type="pct"/>
              </w:tcPr>
            </w:tcPrChange>
          </w:tcPr>
          <w:p w14:paraId="760D0F4E" w14:textId="0F40C733" w:rsidR="00401A2F" w:rsidRDefault="00401A2F" w:rsidP="00D479BC">
            <w:pPr>
              <w:spacing w:after="0" w:line="240" w:lineRule="auto"/>
            </w:pPr>
            <w:r>
              <w:t>Worker, soldier, queen probability</w:t>
            </w:r>
          </w:p>
        </w:tc>
        <w:tc>
          <w:tcPr>
            <w:tcW w:w="4146" w:type="pct"/>
            <w:tcPrChange w:id="460" w:author="Alex Robinson" w:date="2014-03-13T08:50:00Z">
              <w:tcPr>
                <w:tcW w:w="4146" w:type="pct"/>
              </w:tcPr>
            </w:tcPrChange>
          </w:tcPr>
          <w:p w14:paraId="6E111E24" w14:textId="274A918C" w:rsidR="00401A2F" w:rsidRDefault="00401A2F" w:rsidP="00D479BC">
            <w:pPr>
              <w:spacing w:after="0" w:line="240" w:lineRule="auto"/>
            </w:pPr>
            <w:r>
              <w:t>The probabilities of each type of ant being created. The probabilities are relative to each other i.e. they will be normalised.</w:t>
            </w:r>
          </w:p>
        </w:tc>
      </w:tr>
      <w:tr w:rsidR="00D479BC" w14:paraId="41C1E32F" w14:textId="77777777" w:rsidTr="00D479BC">
        <w:tc>
          <w:tcPr>
            <w:tcW w:w="854" w:type="pct"/>
            <w:tcPrChange w:id="461" w:author="Alex Robinson" w:date="2014-03-13T08:50:00Z">
              <w:tcPr>
                <w:tcW w:w="854" w:type="pct"/>
              </w:tcPr>
            </w:tcPrChange>
          </w:tcPr>
          <w:p w14:paraId="5FFC805F" w14:textId="463569DA" w:rsidR="00D479BC" w:rsidRDefault="00D479BC" w:rsidP="00D479BC">
            <w:pPr>
              <w:spacing w:after="0" w:line="240" w:lineRule="auto"/>
            </w:pPr>
            <w:r>
              <w:t>Environment</w:t>
            </w:r>
          </w:p>
        </w:tc>
        <w:tc>
          <w:tcPr>
            <w:tcW w:w="4146" w:type="pct"/>
            <w:tcPrChange w:id="462" w:author="Alex Robinson" w:date="2014-03-13T08:50:00Z">
              <w:tcPr>
                <w:tcW w:w="4146" w:type="pct"/>
              </w:tcPr>
            </w:tcPrChange>
          </w:tcPr>
          <w:p w14:paraId="0A2A99A1" w14:textId="77777777" w:rsidR="00D479BC" w:rsidRDefault="00D479BC" w:rsidP="00D479BC">
            <w:pPr>
              <w:spacing w:after="0" w:line="240" w:lineRule="auto"/>
            </w:pPr>
            <w:r>
              <w:t>The properties of the habitat the simulation is running in. Properties include:</w:t>
            </w:r>
          </w:p>
          <w:p w14:paraId="1F546944" w14:textId="77777777" w:rsidR="00D479BC" w:rsidRDefault="00D479BC" w:rsidP="00D479BC">
            <w:pPr>
              <w:numPr>
                <w:ilvl w:val="0"/>
                <w:numId w:val="53"/>
              </w:numPr>
            </w:pPr>
            <w:r w:rsidRPr="006D28C7">
              <w:rPr>
                <w:b/>
              </w:rPr>
              <w:t>Food heath ratio</w:t>
            </w:r>
            <w:r>
              <w:t xml:space="preserve"> – The ratio of which one piece of food translates into so much health.</w:t>
            </w:r>
          </w:p>
          <w:p w14:paraId="04571CE4" w14:textId="77777777" w:rsidR="00D479BC" w:rsidRDefault="00D479BC" w:rsidP="00D479BC">
            <w:pPr>
              <w:numPr>
                <w:ilvl w:val="0"/>
                <w:numId w:val="53"/>
              </w:numPr>
            </w:pPr>
            <w:r w:rsidRPr="006D28C7">
              <w:rPr>
                <w:b/>
              </w:rPr>
              <w:t>Food amount</w:t>
            </w:r>
            <w:r>
              <w:t xml:space="preserve"> – The amount of food which will be in the map.</w:t>
            </w:r>
          </w:p>
          <w:p w14:paraId="1CFBF95F" w14:textId="77777777" w:rsidR="00D479BC" w:rsidRDefault="00D479BC" w:rsidP="00D479BC">
            <w:pPr>
              <w:numPr>
                <w:ilvl w:val="0"/>
                <w:numId w:val="53"/>
              </w:numPr>
            </w:pPr>
            <w:r w:rsidRPr="006D28C7">
              <w:rPr>
                <w:b/>
              </w:rPr>
              <w:t>Food grow amount</w:t>
            </w:r>
            <w:r>
              <w:t xml:space="preserve"> – The amount of food which grows each time.</w:t>
            </w:r>
          </w:p>
          <w:p w14:paraId="099A813D" w14:textId="77777777" w:rsidR="00D479BC" w:rsidRDefault="00D479BC" w:rsidP="00D479BC">
            <w:pPr>
              <w:numPr>
                <w:ilvl w:val="0"/>
                <w:numId w:val="53"/>
              </w:numPr>
            </w:pPr>
            <w:r w:rsidRPr="006D28C7">
              <w:rPr>
                <w:b/>
              </w:rPr>
              <w:t>Food grow rate</w:t>
            </w:r>
            <w:r>
              <w:t xml:space="preserve"> – The rate at which food grows.</w:t>
            </w:r>
          </w:p>
          <w:p w14:paraId="075CBED4" w14:textId="77777777" w:rsidR="00D479BC" w:rsidRDefault="00D479BC" w:rsidP="00D479BC">
            <w:pPr>
              <w:numPr>
                <w:ilvl w:val="0"/>
                <w:numId w:val="53"/>
              </w:numPr>
            </w:pPr>
            <w:r w:rsidRPr="006D28C7">
              <w:rPr>
                <w:b/>
              </w:rPr>
              <w:t>Pheromone evaporation rate</w:t>
            </w:r>
            <w:r>
              <w:t xml:space="preserve"> – The rate at which pheromones evaporate in a single tick.</w:t>
            </w:r>
          </w:p>
          <w:p w14:paraId="0C11914D" w14:textId="77777777" w:rsidR="00D479BC" w:rsidRDefault="00D479BC" w:rsidP="00D479BC">
            <w:pPr>
              <w:numPr>
                <w:ilvl w:val="0"/>
                <w:numId w:val="53"/>
              </w:numPr>
            </w:pPr>
            <w:r w:rsidRPr="006D28C7">
              <w:rPr>
                <w:b/>
              </w:rPr>
              <w:t>Max pheromone concentration</w:t>
            </w:r>
            <w:r>
              <w:t xml:space="preserve"> – The maximum concentration a pheromone can have.</w:t>
            </w:r>
          </w:p>
          <w:p w14:paraId="74D59BAB" w14:textId="77777777" w:rsidR="00D479BC" w:rsidRDefault="00D479BC" w:rsidP="00D479BC">
            <w:pPr>
              <w:spacing w:after="0" w:line="240" w:lineRule="auto"/>
            </w:pPr>
          </w:p>
        </w:tc>
      </w:tr>
      <w:tr w:rsidR="00822A52" w14:paraId="61033CCA" w14:textId="77777777" w:rsidTr="00D479BC">
        <w:tc>
          <w:tcPr>
            <w:tcW w:w="854" w:type="pct"/>
            <w:tcPrChange w:id="463" w:author="Alex Robinson" w:date="2014-03-13T08:50:00Z">
              <w:tcPr>
                <w:tcW w:w="854" w:type="pct"/>
              </w:tcPr>
            </w:tcPrChange>
          </w:tcPr>
          <w:p w14:paraId="2BAAA429" w14:textId="63B4790E" w:rsidR="00822A52" w:rsidRDefault="00822A52" w:rsidP="00D479BC">
            <w:pPr>
              <w:spacing w:after="0" w:line="240" w:lineRule="auto"/>
            </w:pPr>
            <w:r>
              <w:t>wrapped coordinate</w:t>
            </w:r>
          </w:p>
        </w:tc>
        <w:tc>
          <w:tcPr>
            <w:tcW w:w="4146" w:type="pct"/>
            <w:tcPrChange w:id="464" w:author="Alex Robinson" w:date="2014-03-13T08:50:00Z">
              <w:tcPr>
                <w:tcW w:w="4146" w:type="pct"/>
              </w:tcPr>
            </w:tcPrChange>
          </w:tcPr>
          <w:p w14:paraId="4C6886AB" w14:textId="67CA2DF2" w:rsidR="00822A52" w:rsidRDefault="00822A52" w:rsidP="00D479BC">
            <w:pPr>
              <w:spacing w:after="0" w:line="240" w:lineRule="auto"/>
            </w:pPr>
            <w:r>
              <w:t>A coordinate which has been corrected for wrapping (due to the map being a tours).</w:t>
            </w:r>
          </w:p>
        </w:tc>
      </w:tr>
      <w:tr w:rsidR="00822A52" w14:paraId="5B70F2F8" w14:textId="77777777" w:rsidTr="00D479BC">
        <w:tc>
          <w:tcPr>
            <w:tcW w:w="854" w:type="pct"/>
            <w:tcPrChange w:id="465" w:author="Alex Robinson" w:date="2014-03-13T08:50:00Z">
              <w:tcPr>
                <w:tcW w:w="854" w:type="pct"/>
              </w:tcPr>
            </w:tcPrChange>
          </w:tcPr>
          <w:p w14:paraId="144EF959" w14:textId="1725F4FB" w:rsidR="00822A52" w:rsidRDefault="00822A52" w:rsidP="00D479BC">
            <w:pPr>
              <w:spacing w:after="0" w:line="240" w:lineRule="auto"/>
            </w:pPr>
            <w:r>
              <w:t>map index</w:t>
            </w:r>
          </w:p>
        </w:tc>
        <w:tc>
          <w:tcPr>
            <w:tcW w:w="4146" w:type="pct"/>
            <w:tcPrChange w:id="466" w:author="Alex Robinson" w:date="2014-03-13T08:50:00Z">
              <w:tcPr>
                <w:tcW w:w="4146" w:type="pct"/>
              </w:tcPr>
            </w:tcPrChange>
          </w:tcPr>
          <w:p w14:paraId="34C09716" w14:textId="0F3A377B" w:rsidR="00822A52" w:rsidRDefault="00822A52" w:rsidP="00D479BC">
            <w:pPr>
              <w:spacing w:after="0" w:line="240" w:lineRule="auto"/>
            </w:pPr>
            <w:r>
              <w:t>The index for a particular cell in the map.</w:t>
            </w:r>
          </w:p>
        </w:tc>
      </w:tr>
    </w:tbl>
    <w:p w14:paraId="14FB0A81" w14:textId="77777777" w:rsidR="00A3611E" w:rsidRPr="00A3611E" w:rsidRDefault="00A3611E" w:rsidP="00A3611E"/>
    <w:p w14:paraId="20CEB0CA" w14:textId="607AD8D1" w:rsidR="007E4895" w:rsidRDefault="007E4895" w:rsidP="00F614A9">
      <w:pPr>
        <w:pStyle w:val="Heading2"/>
        <w:spacing w:after="240"/>
      </w:pPr>
      <w:bookmarkStart w:id="467" w:name="_Toc381971307"/>
      <w:bookmarkStart w:id="468" w:name="_Toc382209208"/>
      <w:bookmarkStart w:id="469" w:name="_Toc382463966"/>
      <w:r>
        <w:t>Description of record structure</w:t>
      </w:r>
      <w:bookmarkEnd w:id="467"/>
      <w:bookmarkEnd w:id="468"/>
      <w:bookmarkEnd w:id="469"/>
    </w:p>
    <w:p w14:paraId="47AED47E" w14:textId="3A0527AE" w:rsidR="004129FB" w:rsidRPr="004129FB" w:rsidRDefault="004129FB" w:rsidP="004129FB">
      <w:r w:rsidRPr="008C3102">
        <w:t>This is not applicable fo</w:t>
      </w:r>
      <w:r>
        <w:t>r my project as there are no databases used.</w:t>
      </w:r>
    </w:p>
    <w:p w14:paraId="346101E3" w14:textId="0C031D64" w:rsidR="007E4895" w:rsidRDefault="007E4895" w:rsidP="004129FB">
      <w:pPr>
        <w:pStyle w:val="Heading2"/>
      </w:pPr>
      <w:bookmarkStart w:id="470" w:name="_Toc381971308"/>
      <w:bookmarkStart w:id="471" w:name="_Toc382209209"/>
      <w:bookmarkStart w:id="472" w:name="_Toc382463967"/>
      <w:r>
        <w:lastRenderedPageBreak/>
        <w:t>File organisation and processing</w:t>
      </w:r>
      <w:bookmarkEnd w:id="470"/>
      <w:bookmarkEnd w:id="471"/>
      <w:bookmarkEnd w:id="472"/>
    </w:p>
    <w:p w14:paraId="34037788" w14:textId="2BC65D2B" w:rsidR="004129FB" w:rsidRPr="004129FB" w:rsidRDefault="004129FB" w:rsidP="004129FB">
      <w:r w:rsidRPr="008C3102">
        <w:t>This is not applicable for my project as there is no data stored</w:t>
      </w:r>
      <w:r>
        <w:t xml:space="preserve"> or retrieved from files</w:t>
      </w:r>
      <w:r w:rsidRPr="008C3102">
        <w:t>.</w:t>
      </w:r>
    </w:p>
    <w:p w14:paraId="6376FDDD" w14:textId="76CA24D2" w:rsidR="00F614A9" w:rsidRDefault="002A4579" w:rsidP="00F614A9">
      <w:pPr>
        <w:pStyle w:val="Heading2"/>
        <w:spacing w:after="240"/>
      </w:pPr>
      <w:bookmarkStart w:id="473" w:name="_Toc381971309"/>
      <w:bookmarkStart w:id="474" w:name="_Toc382209210"/>
      <w:bookmarkStart w:id="475" w:name="_Toc382463968"/>
      <w:r>
        <w:t>Validation required</w:t>
      </w:r>
      <w:bookmarkEnd w:id="473"/>
      <w:bookmarkEnd w:id="474"/>
      <w:bookmarkEnd w:id="475"/>
    </w:p>
    <w:p w14:paraId="271FD573" w14:textId="42ADE095" w:rsidR="00C04867" w:rsidRDefault="00C04867" w:rsidP="00C04867">
      <w:r>
        <w:t>Input validation will be done by sliders, this will reduce the amount of validation of input needed as it restricts the user to input values within a specific range and of a specific type.</w:t>
      </w:r>
      <w:r w:rsidR="00A64190">
        <w:t xml:space="preserve"> This is done to reduce the number of validation errors the user receives and thus streamlining their use of the application.</w:t>
      </w:r>
    </w:p>
    <w:p w14:paraId="2F141F0A" w14:textId="329D422F" w:rsidR="00B804BE" w:rsidRDefault="00B804BE" w:rsidP="00C04867">
      <w:r>
        <w:t>However the following characteristics will require extra validation and may produce validation errors or warnings:</w:t>
      </w:r>
    </w:p>
    <w:p w14:paraId="31F79727" w14:textId="4B32CA20" w:rsidR="00B804BE" w:rsidRDefault="00B804BE" w:rsidP="00E357D0">
      <w:pPr>
        <w:pStyle w:val="ListParagraph"/>
        <w:numPr>
          <w:ilvl w:val="0"/>
          <w:numId w:val="32"/>
        </w:numPr>
      </w:pPr>
      <w:r w:rsidRPr="00982AC4">
        <w:rPr>
          <w:b/>
        </w:rPr>
        <w:t>Queen steps min and Queen steps max</w:t>
      </w:r>
      <w:r>
        <w:t xml:space="preserve"> – As these two characteristics act as a range of values</w:t>
      </w:r>
      <w:r w:rsidR="004E7BAF">
        <w:t xml:space="preserve"> it is important for min to the less then max. If this is not the case the user will be given an error and how to correct it.</w:t>
      </w:r>
    </w:p>
    <w:p w14:paraId="2AE2B08D" w14:textId="4E1C9543" w:rsidR="004E7BAF" w:rsidRDefault="004E7BAF" w:rsidP="00E357D0">
      <w:pPr>
        <w:pStyle w:val="ListParagraph"/>
        <w:numPr>
          <w:ilvl w:val="0"/>
          <w:numId w:val="32"/>
        </w:numPr>
      </w:pPr>
      <w:r w:rsidRPr="00982AC4">
        <w:rPr>
          <w:b/>
        </w:rPr>
        <w:t>Soldier, Queen and Soldier Food cost</w:t>
      </w:r>
      <w:r>
        <w:t xml:space="preserve">– If an ants </w:t>
      </w:r>
      <w:r w:rsidR="00427460">
        <w:t xml:space="preserve">food cost is less or equal to the species cost the user should </w:t>
      </w:r>
      <w:r w:rsidR="004B1D28">
        <w:t>receive</w:t>
      </w:r>
      <w:r w:rsidR="00427460">
        <w:t xml:space="preserve"> a warning as</w:t>
      </w:r>
      <w:r w:rsidR="004B1D28">
        <w:t xml:space="preserve"> it means that the ant will be created with its health less than or equal to zero. This means that the ant will die instantly when it is created. This is likely not what the user wants to do and so a warning is issued (This is not an error however and the simulation can be run with </w:t>
      </w:r>
      <w:r w:rsidR="00831302">
        <w:t>ants with health less than zero</w:t>
      </w:r>
      <w:r w:rsidR="004B1D28">
        <w:t>)</w:t>
      </w:r>
      <w:r w:rsidR="00831302">
        <w:t>.</w:t>
      </w:r>
    </w:p>
    <w:p w14:paraId="43F38E11" w14:textId="77777777" w:rsidR="00645A66" w:rsidRPr="00C04867" w:rsidRDefault="00645A66" w:rsidP="00645A66"/>
    <w:p w14:paraId="66F5EE29" w14:textId="77777777" w:rsidR="002A4579" w:rsidRDefault="008B2D5B">
      <w:pPr>
        <w:pStyle w:val="Heading2"/>
        <w:spacing w:after="240"/>
      </w:pPr>
      <w:bookmarkStart w:id="476" w:name="_Toc381971310"/>
      <w:bookmarkStart w:id="477" w:name="_Toc382209211"/>
      <w:bookmarkStart w:id="478" w:name="_Toc382463969"/>
      <w:r>
        <w:t>Identification</w:t>
      </w:r>
      <w:r w:rsidR="002A4579">
        <w:t xml:space="preserve"> of storage media</w:t>
      </w:r>
      <w:bookmarkEnd w:id="476"/>
      <w:bookmarkEnd w:id="477"/>
      <w:bookmarkEnd w:id="478"/>
    </w:p>
    <w:p w14:paraId="03BE83CC" w14:textId="77777777" w:rsidR="00A404AD" w:rsidRPr="00A404AD" w:rsidRDefault="008C3102" w:rsidP="00A404AD">
      <w:r w:rsidRPr="008C3102">
        <w:t>This is not applicable for my project as there is no data stored.</w:t>
      </w:r>
    </w:p>
    <w:p w14:paraId="3ED2E7FA" w14:textId="77777777" w:rsidR="002A4579" w:rsidRDefault="008B2D5B">
      <w:pPr>
        <w:pStyle w:val="Heading2"/>
        <w:spacing w:after="240"/>
      </w:pPr>
      <w:bookmarkStart w:id="479" w:name="_Toc381971311"/>
      <w:bookmarkStart w:id="480" w:name="_Toc382209212"/>
      <w:bookmarkStart w:id="481" w:name="_Toc382463970"/>
      <w:r>
        <w:t>Identification</w:t>
      </w:r>
      <w:r w:rsidR="002A4579">
        <w:t xml:space="preserve"> of suitable algorithms for data </w:t>
      </w:r>
      <w:r>
        <w:t>transformation</w:t>
      </w:r>
      <w:r w:rsidR="002A4579">
        <w:t xml:space="preserve">, </w:t>
      </w:r>
      <w:r>
        <w:t>pseudo code</w:t>
      </w:r>
      <w:r w:rsidR="002A4579">
        <w:t xml:space="preserve"> of these </w:t>
      </w:r>
      <w:r>
        <w:t>algorithms</w:t>
      </w:r>
      <w:bookmarkEnd w:id="479"/>
      <w:bookmarkEnd w:id="480"/>
      <w:bookmarkEnd w:id="481"/>
    </w:p>
    <w:p w14:paraId="09895589" w14:textId="3AF0CFB5" w:rsidR="00C04867" w:rsidRDefault="00C04867" w:rsidP="00C04867">
      <w:pPr>
        <w:pStyle w:val="Heading3"/>
      </w:pPr>
      <w:r>
        <w:t>Angle between two points</w:t>
      </w:r>
    </w:p>
    <w:p w14:paraId="59D41CBA" w14:textId="51BE4CA5" w:rsidR="00610E9A" w:rsidRDefault="00153390" w:rsidP="00610E9A">
      <w:r>
        <w:rPr>
          <w:noProof/>
          <w:lang w:eastAsia="en-GB"/>
        </w:rPr>
        <w:pict w14:anchorId="18A87826">
          <v:group id="Group 14" o:spid="_x0000_s1036" style="position:absolute;left:0;text-align:left;margin-left:103.5pt;margin-top:57pt;width:231.75pt;height:140.25pt;z-index:251672064" coordsize="29432,17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">
            <v:group id="Group 11" o:spid="_x0000_s1037" style="position:absolute;width:25431;height:17811" coordsize="25431,17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 id="Picture 4" o:spid="_x0000_s1038" type="#_x0000_t75" style="position:absolute;left:3810;width:21621;height:1781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e7RjAAAAA2gAAAA8AAABkcnMvZG93bnJldi54bWxEj0+LwjAUxO+C3yE8wZumiqh0jSIVi6fF&#10;P4vnR/O2Ldu8lCat9dtvBMHjMDO/YTa73lSio8aVlhXMphEI4szqknMFP7fjZA3CeWSNlWVS8CQH&#10;u+1wsMFY2wdfqLv6XAQIuxgVFN7XsZQuK8igm9qaOHi/tjHog2xyqRt8BLip5DyKltJgyWGhwJqS&#10;grK/a2sUrAwl2B4WXVom7XeP93R1vqdKjUf9/guEp95/wu/2SStYwOtKuAFy+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t7tGMAAAADaAAAADwAAAAAAAAAAAAAAAACfAgAA&#10;ZHJzL2Rvd25yZXYueG1sUEsFBgAAAAAEAAQA9wAAAIwDAAAAAA==&#10;">
                <v:imagedata r:id="rId27" o:title="Angle between two points diagram"/>
                <v:path arrowok="t"/>
              </v:shape>
              <v:shape id="_x0000_s1039" type="#_x0000_t202" style="position:absolute;top:14478;width:5810;height:300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style="mso-next-textbox:#_x0000_s1039">
                  <w:txbxContent>
                    <w:p w14:paraId="12160DD8" w14:textId="77777777" w:rsidR="00401A2F" w:rsidRDefault="00401A2F">
                      <w:r>
                        <w:t>coord</w:t>
                      </w:r>
                    </w:p>
                  </w:txbxContent>
                </v:textbox>
              </v:shape>
            </v:group>
            <v:shape id="_x0000_s1040" type="#_x0000_t202" style="position:absolute;left:23622;top:285;width:5810;height:29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style="mso-next-textbox:#_x0000_s1040">
                <w:txbxContent>
                  <w:p w14:paraId="5897FC3E" w14:textId="77777777" w:rsidR="00401A2F" w:rsidRDefault="00401A2F" w:rsidP="00381D37">
                    <w:r>
                      <w:t>target</w:t>
                    </w:r>
                  </w:p>
                </w:txbxContent>
              </v:textbox>
            </v:shape>
            <w10:wrap type="topAndBottom"/>
          </v:group>
        </w:pict>
      </w:r>
      <w:r w:rsidR="00610E9A">
        <w:t>Find the angle from the horizontal in radians between two coordinates.</w:t>
      </w:r>
      <w:r w:rsidR="00982AC4">
        <w:t xml:space="preserve"> This will be used by ants to target pieces of food or targeting other ants. It is needed so that the ants will know which direction to head in to get to a particular coordinate.</w:t>
      </w:r>
    </w:p>
    <w:p w14:paraId="01DD62E6" w14:textId="5D3BC09F" w:rsidR="00C243C8" w:rsidRPr="00610E9A" w:rsidRDefault="00C243C8" w:rsidP="00610E9A"/>
    <w:p w14:paraId="4D5AD933" w14:textId="7FB677E7" w:rsidR="000A7B36" w:rsidRDefault="00F77007" w:rsidP="00C04867">
      <w:pPr>
        <w:pStyle w:val="CodeBlock"/>
      </w:pPr>
      <w:r>
        <w:rPr>
          <w:b/>
        </w:rPr>
        <w:t>DECLARE</w:t>
      </w:r>
      <w:r w:rsidR="000A7B36">
        <w:t xml:space="preserve"> integer dx</w:t>
      </w:r>
    </w:p>
    <w:p w14:paraId="29CA65D5" w14:textId="37367256" w:rsidR="00F77007" w:rsidRDefault="00F77007" w:rsidP="00F77007">
      <w:pPr>
        <w:pStyle w:val="CodeBlock"/>
      </w:pPr>
      <w:r>
        <w:rPr>
          <w:b/>
        </w:rPr>
        <w:t>DECLARE</w:t>
      </w:r>
      <w:r>
        <w:t xml:space="preserve"> integer dy</w:t>
      </w:r>
    </w:p>
    <w:p w14:paraId="637C11F9" w14:textId="77777777" w:rsidR="00F77007" w:rsidRDefault="00F77007" w:rsidP="00C04867">
      <w:pPr>
        <w:pStyle w:val="CodeBlock"/>
      </w:pPr>
    </w:p>
    <w:p w14:paraId="62CE34D4" w14:textId="2B345AE4" w:rsidR="00C04867" w:rsidRDefault="00C64375" w:rsidP="00C04867">
      <w:pPr>
        <w:pStyle w:val="CodeBlock"/>
      </w:pPr>
      <w:r w:rsidRPr="00C64375">
        <w:rPr>
          <w:b/>
        </w:rPr>
        <w:t>SET</w:t>
      </w:r>
      <w:r>
        <w:t xml:space="preserve"> </w:t>
      </w:r>
      <w:r w:rsidR="00C04867">
        <w:t>dx = targetX - coordX</w:t>
      </w:r>
    </w:p>
    <w:p w14:paraId="6CAA5A66" w14:textId="128F945A" w:rsidR="00C04867" w:rsidRDefault="00C64375" w:rsidP="00C04867">
      <w:pPr>
        <w:pStyle w:val="CodeBlock"/>
      </w:pPr>
      <w:r w:rsidRPr="00C64375">
        <w:rPr>
          <w:b/>
        </w:rPr>
        <w:t>SET</w:t>
      </w:r>
      <w:r>
        <w:t xml:space="preserve"> </w:t>
      </w:r>
      <w:r w:rsidR="00610E9A">
        <w:t>dy = targetY</w:t>
      </w:r>
      <w:r w:rsidR="00C04867">
        <w:t xml:space="preserve"> - coordY</w:t>
      </w:r>
    </w:p>
    <w:p w14:paraId="678EEE61" w14:textId="77777777" w:rsidR="00C04867" w:rsidRDefault="00C04867" w:rsidP="00C04867">
      <w:pPr>
        <w:pStyle w:val="CodeBlock"/>
      </w:pPr>
    </w:p>
    <w:p w14:paraId="5A004AB4" w14:textId="5D085D54" w:rsidR="00C04867" w:rsidRPr="00C04867" w:rsidRDefault="00F77007" w:rsidP="00C04867">
      <w:pPr>
        <w:pStyle w:val="CodeBlock"/>
      </w:pPr>
      <w:r>
        <w:rPr>
          <w:b/>
        </w:rPr>
        <w:t>RETURN</w:t>
      </w:r>
      <w:r w:rsidR="00C04867">
        <w:t xml:space="preserve"> atan2(dy, dx) + Math.PI / 2;</w:t>
      </w:r>
    </w:p>
    <w:p w14:paraId="4B624C00" w14:textId="680A2C98" w:rsidR="00334DC0" w:rsidRDefault="00334DC0" w:rsidP="00334DC0">
      <w:r w:rsidRPr="00334DC0">
        <w:rPr>
          <w:i/>
        </w:rPr>
        <w:t>Note</w:t>
      </w:r>
      <w:r>
        <w:t xml:space="preserve">: atan2 is a built in function to calculate the </w:t>
      </w:r>
      <w:r w:rsidRPr="00334DC0">
        <w:rPr>
          <w:rStyle w:val="CodeinlineChar"/>
        </w:rPr>
        <w:t>arctan</w:t>
      </w:r>
      <w:r>
        <w:t xml:space="preserve"> corrected for the sector the angle lies in.</w:t>
      </w:r>
    </w:p>
    <w:p w14:paraId="19903B16" w14:textId="61DDCB8A" w:rsidR="00610E9A" w:rsidRDefault="00610E9A" w:rsidP="007102A4">
      <w:pPr>
        <w:pStyle w:val="Heading3"/>
      </w:pPr>
      <w:r>
        <w:t>Boundary</w:t>
      </w:r>
    </w:p>
    <w:p w14:paraId="0BCB12F9" w14:textId="26DB336F" w:rsidR="00381D37" w:rsidRDefault="00381D37" w:rsidP="00381D37">
      <w:r>
        <w:t xml:space="preserve">The map will act like a torus i.e. if an ant goes off one side of the map, it will reappear on the other side of the map. This pseudo code will update a coordinate to its </w:t>
      </w:r>
      <w:r w:rsidRPr="00381D37">
        <w:rPr>
          <w:i/>
        </w:rPr>
        <w:t>wrapped</w:t>
      </w:r>
      <w:r>
        <w:t xml:space="preserve"> coordinate if needed.</w:t>
      </w:r>
    </w:p>
    <w:tbl>
      <w:tblPr>
        <w:tblStyle w:val="TableGrid"/>
        <w:tblW w:w="9175" w:type="dxa"/>
        <w:tblLook w:val="04A0" w:firstRow="1" w:lastRow="0" w:firstColumn="1" w:lastColumn="0" w:noHBand="0" w:noVBand="1"/>
        <w:tblPrChange w:id="482" w:author="Alex Robinson" w:date="2014-03-13T08:50:00Z">
          <w:tblPr>
            <w:tblStyle w:val="TableGrid"/>
            <w:tblW w:w="9175" w:type="dxa"/>
            <w:tblLook w:val="04A0" w:firstRow="1" w:lastRow="0" w:firstColumn="1" w:lastColumn="0" w:noHBand="0" w:noVBand="1"/>
          </w:tblPr>
        </w:tblPrChange>
      </w:tblPr>
      <w:tblGrid>
        <w:gridCol w:w="2731"/>
        <w:gridCol w:w="1035"/>
        <w:gridCol w:w="5409"/>
        <w:tblGridChange w:id="483">
          <w:tblGrid>
            <w:gridCol w:w="2731"/>
            <w:gridCol w:w="1035"/>
            <w:gridCol w:w="5409"/>
          </w:tblGrid>
        </w:tblGridChange>
      </w:tblGrid>
      <w:tr w:rsidR="00982AC4" w:rsidRPr="00982AC4" w14:paraId="04264030" w14:textId="77777777" w:rsidTr="003D0EC9">
        <w:tc>
          <w:tcPr>
            <w:tcW w:w="2731" w:type="dxa"/>
            <w:tcPrChange w:id="484" w:author="Alex Robinson" w:date="2014-03-13T08:50:00Z">
              <w:tcPr>
                <w:tcW w:w="2731" w:type="dxa"/>
              </w:tcPr>
            </w:tcPrChange>
          </w:tcPr>
          <w:p w14:paraId="1D694D41" w14:textId="5DB004FB" w:rsidR="00982AC4" w:rsidRPr="00982AC4" w:rsidRDefault="00982AC4" w:rsidP="00381D37">
            <w:pPr>
              <w:rPr>
                <w:b/>
              </w:rPr>
            </w:pPr>
            <w:r w:rsidRPr="00982AC4">
              <w:rPr>
                <w:b/>
              </w:rPr>
              <w:t>Identifier</w:t>
            </w:r>
          </w:p>
        </w:tc>
        <w:tc>
          <w:tcPr>
            <w:tcW w:w="1035" w:type="dxa"/>
            <w:tcPrChange w:id="485" w:author="Alex Robinson" w:date="2014-03-13T08:50:00Z">
              <w:tcPr>
                <w:tcW w:w="1035" w:type="dxa"/>
              </w:tcPr>
            </w:tcPrChange>
          </w:tcPr>
          <w:p w14:paraId="6BC5764D" w14:textId="793C8AF3" w:rsidR="00982AC4" w:rsidRPr="00982AC4" w:rsidRDefault="00982AC4" w:rsidP="00381D37">
            <w:pPr>
              <w:rPr>
                <w:b/>
              </w:rPr>
            </w:pPr>
            <w:r w:rsidRPr="00982AC4">
              <w:rPr>
                <w:b/>
              </w:rPr>
              <w:t>Type</w:t>
            </w:r>
          </w:p>
        </w:tc>
        <w:tc>
          <w:tcPr>
            <w:tcW w:w="5409" w:type="dxa"/>
            <w:tcPrChange w:id="486" w:author="Alex Robinson" w:date="2014-03-13T08:50:00Z">
              <w:tcPr>
                <w:tcW w:w="5409" w:type="dxa"/>
              </w:tcPr>
            </w:tcPrChange>
          </w:tcPr>
          <w:p w14:paraId="115850F3" w14:textId="2AD45573" w:rsidR="00982AC4" w:rsidRPr="00982AC4" w:rsidRDefault="00982AC4" w:rsidP="00381D37">
            <w:pPr>
              <w:rPr>
                <w:b/>
              </w:rPr>
            </w:pPr>
            <w:r w:rsidRPr="00982AC4">
              <w:rPr>
                <w:b/>
              </w:rPr>
              <w:t>Description</w:t>
            </w:r>
          </w:p>
        </w:tc>
      </w:tr>
      <w:tr w:rsidR="00982AC4" w14:paraId="6F174509" w14:textId="77777777" w:rsidTr="003D0EC9">
        <w:tc>
          <w:tcPr>
            <w:tcW w:w="2731" w:type="dxa"/>
            <w:tcPrChange w:id="487" w:author="Alex Robinson" w:date="2014-03-13T08:50:00Z">
              <w:tcPr>
                <w:tcW w:w="2731" w:type="dxa"/>
              </w:tcPr>
            </w:tcPrChange>
          </w:tcPr>
          <w:p w14:paraId="4A7936F8" w14:textId="2EDEDE6A" w:rsidR="00982AC4" w:rsidRDefault="00982AC4" w:rsidP="00381D37">
            <w:r>
              <w:t>coordX, coordY</w:t>
            </w:r>
          </w:p>
        </w:tc>
        <w:tc>
          <w:tcPr>
            <w:tcW w:w="1035" w:type="dxa"/>
            <w:tcPrChange w:id="488" w:author="Alex Robinson" w:date="2014-03-13T08:50:00Z">
              <w:tcPr>
                <w:tcW w:w="1035" w:type="dxa"/>
              </w:tcPr>
            </w:tcPrChange>
          </w:tcPr>
          <w:p w14:paraId="273EB784" w14:textId="370766D8" w:rsidR="00982AC4" w:rsidRDefault="00982AC4" w:rsidP="00381D37">
            <w:r>
              <w:t>number</w:t>
            </w:r>
          </w:p>
        </w:tc>
        <w:tc>
          <w:tcPr>
            <w:tcW w:w="5409" w:type="dxa"/>
            <w:tcPrChange w:id="489" w:author="Alex Robinson" w:date="2014-03-13T08:50:00Z">
              <w:tcPr>
                <w:tcW w:w="5409" w:type="dxa"/>
              </w:tcPr>
            </w:tcPrChange>
          </w:tcPr>
          <w:p w14:paraId="2C12FA40" w14:textId="32013A3F" w:rsidR="00982AC4" w:rsidRDefault="00982AC4" w:rsidP="00381D37">
            <w:r>
              <w:t>The coordinate of the entity.</w:t>
            </w:r>
          </w:p>
        </w:tc>
      </w:tr>
      <w:tr w:rsidR="00982AC4" w14:paraId="71063537" w14:textId="77777777" w:rsidTr="003D0EC9">
        <w:tc>
          <w:tcPr>
            <w:tcW w:w="2731" w:type="dxa"/>
            <w:tcPrChange w:id="490" w:author="Alex Robinson" w:date="2014-03-13T08:50:00Z">
              <w:tcPr>
                <w:tcW w:w="2731" w:type="dxa"/>
              </w:tcPr>
            </w:tcPrChange>
          </w:tcPr>
          <w:p w14:paraId="6AC057AA" w14:textId="74244B31" w:rsidR="00982AC4" w:rsidRDefault="00982AC4" w:rsidP="00381D37">
            <w:r>
              <w:t>boundsXMin, boundsXMax</w:t>
            </w:r>
          </w:p>
        </w:tc>
        <w:tc>
          <w:tcPr>
            <w:tcW w:w="1035" w:type="dxa"/>
            <w:tcPrChange w:id="491" w:author="Alex Robinson" w:date="2014-03-13T08:50:00Z">
              <w:tcPr>
                <w:tcW w:w="1035" w:type="dxa"/>
              </w:tcPr>
            </w:tcPrChange>
          </w:tcPr>
          <w:p w14:paraId="6FEFF616" w14:textId="2F657B81" w:rsidR="00982AC4" w:rsidRDefault="00982AC4" w:rsidP="00381D37">
            <w:r>
              <w:t>number</w:t>
            </w:r>
          </w:p>
        </w:tc>
        <w:tc>
          <w:tcPr>
            <w:tcW w:w="5409" w:type="dxa"/>
            <w:tcPrChange w:id="492" w:author="Alex Robinson" w:date="2014-03-13T08:50:00Z">
              <w:tcPr>
                <w:tcW w:w="5409" w:type="dxa"/>
              </w:tcPr>
            </w:tcPrChange>
          </w:tcPr>
          <w:p w14:paraId="63C0A852" w14:textId="25118C73" w:rsidR="00982AC4" w:rsidRDefault="00982AC4" w:rsidP="00381D37">
            <w:r>
              <w:t>The minimum coordinate and maximum coordinate which the map covers</w:t>
            </w:r>
            <w:r w:rsidR="003D0EC9">
              <w:t xml:space="preserve"> in the X direction</w:t>
            </w:r>
            <w:r>
              <w:t>.</w:t>
            </w:r>
          </w:p>
        </w:tc>
      </w:tr>
      <w:tr w:rsidR="00982AC4" w14:paraId="6B84374D" w14:textId="77777777" w:rsidTr="003D0EC9">
        <w:tc>
          <w:tcPr>
            <w:tcW w:w="2731" w:type="dxa"/>
            <w:tcPrChange w:id="493" w:author="Alex Robinson" w:date="2014-03-13T08:50:00Z">
              <w:tcPr>
                <w:tcW w:w="2731" w:type="dxa"/>
              </w:tcPr>
            </w:tcPrChange>
          </w:tcPr>
          <w:p w14:paraId="1634809C" w14:textId="72619244" w:rsidR="00982AC4" w:rsidRDefault="00982AC4" w:rsidP="00381D37">
            <w:r>
              <w:t>boundsYMin, boundsYMax</w:t>
            </w:r>
          </w:p>
        </w:tc>
        <w:tc>
          <w:tcPr>
            <w:tcW w:w="1035" w:type="dxa"/>
            <w:tcPrChange w:id="494" w:author="Alex Robinson" w:date="2014-03-13T08:50:00Z">
              <w:tcPr>
                <w:tcW w:w="1035" w:type="dxa"/>
              </w:tcPr>
            </w:tcPrChange>
          </w:tcPr>
          <w:p w14:paraId="77369D70" w14:textId="24351EA9" w:rsidR="00982AC4" w:rsidRDefault="00982AC4" w:rsidP="00381D37">
            <w:r>
              <w:t>number</w:t>
            </w:r>
          </w:p>
        </w:tc>
        <w:tc>
          <w:tcPr>
            <w:tcW w:w="5409" w:type="dxa"/>
            <w:tcPrChange w:id="495" w:author="Alex Robinson" w:date="2014-03-13T08:50:00Z">
              <w:tcPr>
                <w:tcW w:w="5409" w:type="dxa"/>
              </w:tcPr>
            </w:tcPrChange>
          </w:tcPr>
          <w:p w14:paraId="0542B772" w14:textId="704513B2" w:rsidR="00982AC4" w:rsidRDefault="003D0EC9" w:rsidP="00381D37">
            <w:r>
              <w:t>The minimum coordinate and maximum coordinate which the map covers in the Y direction.</w:t>
            </w:r>
          </w:p>
        </w:tc>
      </w:tr>
    </w:tbl>
    <w:p w14:paraId="27A477F6" w14:textId="77777777" w:rsidR="00982AC4" w:rsidRPr="00381D37" w:rsidRDefault="00982AC4" w:rsidP="00381D37"/>
    <w:p w14:paraId="5798F43F" w14:textId="0C8F3E05" w:rsidR="00610E9A" w:rsidRDefault="00F77007" w:rsidP="00610E9A">
      <w:pPr>
        <w:pStyle w:val="CodeBlock"/>
      </w:pPr>
      <w:r>
        <w:rPr>
          <w:b/>
        </w:rPr>
        <w:t>IF</w:t>
      </w:r>
      <w:r w:rsidR="00086E9F">
        <w:t xml:space="preserve"> coordX &lt; boundsXMmin</w:t>
      </w:r>
      <w:r w:rsidR="00982AC4">
        <w:t xml:space="preserve"> </w:t>
      </w:r>
      <w:r w:rsidR="00982AC4" w:rsidRPr="00982AC4">
        <w:rPr>
          <w:b/>
        </w:rPr>
        <w:t>THEN</w:t>
      </w:r>
    </w:p>
    <w:p w14:paraId="21DF05F5" w14:textId="7145EE4D" w:rsidR="00610E9A" w:rsidRDefault="00610E9A" w:rsidP="00610E9A">
      <w:pPr>
        <w:pStyle w:val="CodeBlock"/>
      </w:pPr>
      <w:r>
        <w:t xml:space="preserve">    </w:t>
      </w:r>
      <w:r w:rsidR="00C64375" w:rsidRPr="00C64375">
        <w:rPr>
          <w:b/>
        </w:rPr>
        <w:t>SET</w:t>
      </w:r>
      <w:r w:rsidR="00C64375">
        <w:t xml:space="preserve"> </w:t>
      </w:r>
      <w:r>
        <w:t>coordX = boundsXMax - abs(coordX)</w:t>
      </w:r>
    </w:p>
    <w:p w14:paraId="03F43F28" w14:textId="05D680F6" w:rsidR="00610E9A" w:rsidRDefault="00F77007" w:rsidP="00610E9A">
      <w:pPr>
        <w:pStyle w:val="CodeBlock"/>
      </w:pPr>
      <w:r>
        <w:rPr>
          <w:b/>
        </w:rPr>
        <w:t>ELSE IF</w:t>
      </w:r>
      <w:r w:rsidR="00086E9F">
        <w:t xml:space="preserve"> coordX &gt;= boundsXMax</w:t>
      </w:r>
      <w:r w:rsidR="00982AC4">
        <w:t xml:space="preserve"> </w:t>
      </w:r>
      <w:r w:rsidR="00982AC4" w:rsidRPr="00982AC4">
        <w:rPr>
          <w:b/>
        </w:rPr>
        <w:t>THEN</w:t>
      </w:r>
    </w:p>
    <w:p w14:paraId="4C278905" w14:textId="293B0B07" w:rsidR="00610E9A" w:rsidRDefault="00610E9A" w:rsidP="00610E9A">
      <w:pPr>
        <w:pStyle w:val="CodeBlock"/>
      </w:pPr>
      <w:r>
        <w:t xml:space="preserve">    </w:t>
      </w:r>
      <w:r w:rsidR="00C64375" w:rsidRPr="00C64375">
        <w:rPr>
          <w:b/>
        </w:rPr>
        <w:t>SET</w:t>
      </w:r>
      <w:r w:rsidR="00C64375">
        <w:t xml:space="preserve"> </w:t>
      </w:r>
      <w:r>
        <w:t>coordX = coordX - boundsXMax</w:t>
      </w:r>
    </w:p>
    <w:p w14:paraId="1369089F" w14:textId="77777777" w:rsidR="000951FB" w:rsidRPr="000951FB" w:rsidRDefault="000951FB" w:rsidP="000951FB">
      <w:pPr>
        <w:pStyle w:val="CodeBlock"/>
        <w:rPr>
          <w:b/>
        </w:rPr>
      </w:pPr>
      <w:r w:rsidRPr="000951FB">
        <w:rPr>
          <w:b/>
        </w:rPr>
        <w:t>ENDIF</w:t>
      </w:r>
    </w:p>
    <w:p w14:paraId="23C05418" w14:textId="77777777" w:rsidR="00610E9A" w:rsidRDefault="00610E9A" w:rsidP="00610E9A">
      <w:pPr>
        <w:pStyle w:val="CodeBlock"/>
      </w:pPr>
    </w:p>
    <w:p w14:paraId="5257F544" w14:textId="77777777" w:rsidR="000951FB" w:rsidRDefault="000951FB" w:rsidP="00610E9A">
      <w:pPr>
        <w:pStyle w:val="CodeBlock"/>
      </w:pPr>
    </w:p>
    <w:p w14:paraId="2466D6F1" w14:textId="4C3C2053" w:rsidR="00610E9A" w:rsidRDefault="00F77007" w:rsidP="00610E9A">
      <w:pPr>
        <w:pStyle w:val="CodeBlock"/>
      </w:pPr>
      <w:r>
        <w:rPr>
          <w:b/>
        </w:rPr>
        <w:t>IF</w:t>
      </w:r>
      <w:r w:rsidR="00086E9F">
        <w:t xml:space="preserve"> coordY &lt; boundsYMin</w:t>
      </w:r>
      <w:r w:rsidR="00982AC4">
        <w:t xml:space="preserve"> </w:t>
      </w:r>
      <w:r w:rsidR="00982AC4" w:rsidRPr="00982AC4">
        <w:rPr>
          <w:b/>
        </w:rPr>
        <w:t>THEN</w:t>
      </w:r>
    </w:p>
    <w:p w14:paraId="18509433" w14:textId="5922C636" w:rsidR="00610E9A" w:rsidRDefault="00610E9A" w:rsidP="00610E9A">
      <w:pPr>
        <w:pStyle w:val="CodeBlock"/>
      </w:pPr>
      <w:r>
        <w:t xml:space="preserve">    </w:t>
      </w:r>
      <w:r w:rsidR="00C64375" w:rsidRPr="00C64375">
        <w:rPr>
          <w:b/>
        </w:rPr>
        <w:t>SET</w:t>
      </w:r>
      <w:r w:rsidR="00C64375">
        <w:t xml:space="preserve"> </w:t>
      </w:r>
      <w:r>
        <w:t>coordY = boundsYMax - abs(coordY)</w:t>
      </w:r>
    </w:p>
    <w:p w14:paraId="6652284A" w14:textId="5835EBD0" w:rsidR="00610E9A" w:rsidRDefault="00F77007" w:rsidP="00610E9A">
      <w:pPr>
        <w:pStyle w:val="CodeBlock"/>
      </w:pPr>
      <w:r>
        <w:rPr>
          <w:b/>
        </w:rPr>
        <w:t>ELSE</w:t>
      </w:r>
      <w:r w:rsidR="00610E9A" w:rsidRPr="00610E9A">
        <w:rPr>
          <w:b/>
        </w:rPr>
        <w:t xml:space="preserve"> </w:t>
      </w:r>
      <w:r>
        <w:rPr>
          <w:b/>
        </w:rPr>
        <w:t>IF</w:t>
      </w:r>
      <w:r w:rsidR="00086E9F">
        <w:t xml:space="preserve"> coordY &gt;= boundsYMax</w:t>
      </w:r>
      <w:r w:rsidR="00982AC4">
        <w:t xml:space="preserve"> </w:t>
      </w:r>
      <w:r w:rsidR="00982AC4" w:rsidRPr="00982AC4">
        <w:rPr>
          <w:b/>
        </w:rPr>
        <w:t>THEN</w:t>
      </w:r>
    </w:p>
    <w:p w14:paraId="4D3769AC" w14:textId="7D39C3F8" w:rsidR="00610E9A" w:rsidRDefault="00610E9A" w:rsidP="00610E9A">
      <w:pPr>
        <w:pStyle w:val="CodeBlock"/>
      </w:pPr>
      <w:r>
        <w:t xml:space="preserve">    </w:t>
      </w:r>
      <w:r w:rsidR="00C64375" w:rsidRPr="00C64375">
        <w:rPr>
          <w:b/>
        </w:rPr>
        <w:t>SET</w:t>
      </w:r>
      <w:r w:rsidR="00C64375">
        <w:t xml:space="preserve"> </w:t>
      </w:r>
      <w:r>
        <w:t xml:space="preserve">coordY = coordY </w:t>
      </w:r>
      <w:r w:rsidR="000951FB">
        <w:t>–</w:t>
      </w:r>
      <w:r>
        <w:t xml:space="preserve"> boundsYMax</w:t>
      </w:r>
    </w:p>
    <w:p w14:paraId="75814C36" w14:textId="2C1FF8E8" w:rsidR="000951FB" w:rsidRDefault="000951FB" w:rsidP="00610E9A">
      <w:pPr>
        <w:pStyle w:val="CodeBlock"/>
        <w:rPr>
          <w:b/>
        </w:rPr>
      </w:pPr>
      <w:r w:rsidRPr="000951FB">
        <w:rPr>
          <w:b/>
        </w:rPr>
        <w:t>ENDIF</w:t>
      </w:r>
    </w:p>
    <w:p w14:paraId="431DA98C" w14:textId="695DBBED" w:rsidR="00822A52" w:rsidRPr="00334DC0" w:rsidRDefault="003D0EC9" w:rsidP="00334DC0">
      <w:pPr>
        <w:pStyle w:val="CodeBlock"/>
        <w:rPr>
          <w:b/>
        </w:rPr>
      </w:pPr>
      <w:r>
        <w:rPr>
          <w:b/>
        </w:rPr>
        <w:t>RETURN [coordX, coordY]</w:t>
      </w:r>
    </w:p>
    <w:p w14:paraId="38669C2C" w14:textId="5DB6D879" w:rsidR="00822A52" w:rsidRPr="00822A52" w:rsidRDefault="00822A52" w:rsidP="00822A52">
      <w:r w:rsidRPr="00822A52">
        <w:rPr>
          <w:i/>
        </w:rPr>
        <w:t>Note:</w:t>
      </w:r>
      <w:r>
        <w:t xml:space="preserve"> </w:t>
      </w:r>
      <w:r w:rsidRPr="00334DC0">
        <w:rPr>
          <w:rStyle w:val="CodeinlineChar"/>
        </w:rPr>
        <w:t>abs</w:t>
      </w:r>
      <w:r>
        <w:t xml:space="preserve"> </w:t>
      </w:r>
      <w:r w:rsidR="00334DC0">
        <w:t>is a built-in</w:t>
      </w:r>
      <w:r>
        <w:t xml:space="preserve"> function </w:t>
      </w:r>
      <w:r w:rsidR="00334DC0">
        <w:t>which</w:t>
      </w:r>
      <w:r>
        <w:t xml:space="preserve"> return</w:t>
      </w:r>
      <w:r w:rsidR="00334DC0">
        <w:t>s</w:t>
      </w:r>
      <w:r>
        <w:t xml:space="preserve"> the absolute value of a number.</w:t>
      </w:r>
    </w:p>
    <w:p w14:paraId="4250F9CC" w14:textId="0CBA5685" w:rsidR="00381D37" w:rsidRDefault="00381D37" w:rsidP="007102A4">
      <w:pPr>
        <w:pStyle w:val="Heading3"/>
      </w:pPr>
      <w:r>
        <w:t>Get a block of cells</w:t>
      </w:r>
    </w:p>
    <w:p w14:paraId="378BE419" w14:textId="198D05A2" w:rsidR="00381D37" w:rsidRDefault="003429E3" w:rsidP="00381D37">
      <w:r>
        <w:t xml:space="preserve">It will be </w:t>
      </w:r>
      <w:r w:rsidRPr="003429E3">
        <w:t xml:space="preserve">necessary </w:t>
      </w:r>
      <w:r>
        <w:t>to sample blocks of cells by ants to see what lies around them.</w:t>
      </w:r>
      <w:r w:rsidR="008D1A67">
        <w:t xml:space="preserve"> This algorithm will return an array of all the cells which lie around the ant.</w:t>
      </w:r>
    </w:p>
    <w:p w14:paraId="40EF5FEA" w14:textId="21777B00" w:rsidR="003429E3" w:rsidRDefault="00F77007" w:rsidP="003429E3">
      <w:pPr>
        <w:pStyle w:val="CodeBlock"/>
      </w:pPr>
      <w:r>
        <w:rPr>
          <w:b/>
        </w:rPr>
        <w:t>DECLARE</w:t>
      </w:r>
      <w:r w:rsidR="002E7FA8">
        <w:t xml:space="preserve"> </w:t>
      </w:r>
      <w:r w:rsidR="000A7B36">
        <w:t>block</w:t>
      </w:r>
      <w:r>
        <w:t xml:space="preserve"> = </w:t>
      </w:r>
      <w:r w:rsidR="003429E3">
        <w:t>[]</w:t>
      </w:r>
    </w:p>
    <w:p w14:paraId="3A3F7C4F" w14:textId="77777777" w:rsidR="003429E3" w:rsidRDefault="003429E3" w:rsidP="003429E3">
      <w:pPr>
        <w:pStyle w:val="CodeBlock"/>
      </w:pPr>
    </w:p>
    <w:p w14:paraId="3090B68C" w14:textId="5C9D8A1C" w:rsidR="003429E3" w:rsidRDefault="00F77007" w:rsidP="003429E3">
      <w:pPr>
        <w:pStyle w:val="CodeBlock"/>
      </w:pPr>
      <w:r>
        <w:rPr>
          <w:b/>
        </w:rPr>
        <w:t>FOR</w:t>
      </w:r>
      <w:r w:rsidR="003429E3">
        <w:t xml:space="preserve"> y = (coordY – sizeHeight) </w:t>
      </w:r>
      <w:r w:rsidR="003429E3" w:rsidRPr="00424F2D">
        <w:rPr>
          <w:b/>
        </w:rPr>
        <w:t>to</w:t>
      </w:r>
      <w:r w:rsidR="003429E3">
        <w:t xml:space="preserve"> </w:t>
      </w:r>
      <w:r w:rsidR="002E7FA8">
        <w:t>(</w:t>
      </w:r>
      <w:r w:rsidR="003429E3">
        <w:t>coordY + sizeHeight</w:t>
      </w:r>
      <w:r w:rsidR="002E7FA8">
        <w:t>)</w:t>
      </w:r>
      <w:r w:rsidR="00334DC0">
        <w:t xml:space="preserve"> </w:t>
      </w:r>
      <w:r w:rsidR="00334DC0" w:rsidRPr="00334DC0">
        <w:rPr>
          <w:b/>
        </w:rPr>
        <w:t>DO</w:t>
      </w:r>
    </w:p>
    <w:p w14:paraId="3AB7D627" w14:textId="65BA5989" w:rsidR="003429E3" w:rsidRDefault="003429E3" w:rsidP="003429E3">
      <w:pPr>
        <w:pStyle w:val="CodeBlock"/>
      </w:pPr>
      <w:r>
        <w:t xml:space="preserve">    </w:t>
      </w:r>
      <w:r w:rsidR="00F77007">
        <w:rPr>
          <w:b/>
        </w:rPr>
        <w:t>FOR</w:t>
      </w:r>
      <w:r>
        <w:t xml:space="preserve"> x = (coordX – sizeWidth) to</w:t>
      </w:r>
      <w:r w:rsidR="002E7FA8">
        <w:t xml:space="preserve"> (coordX + sizeWidth</w:t>
      </w:r>
      <w:r>
        <w:t>)</w:t>
      </w:r>
      <w:r w:rsidR="00334DC0">
        <w:t xml:space="preserve"> </w:t>
      </w:r>
      <w:r w:rsidR="00334DC0" w:rsidRPr="00334DC0">
        <w:rPr>
          <w:b/>
        </w:rPr>
        <w:t>DO</w:t>
      </w:r>
    </w:p>
    <w:p w14:paraId="4A6B449F" w14:textId="3D17F763" w:rsidR="003429E3" w:rsidRDefault="003429E3" w:rsidP="003429E3">
      <w:pPr>
        <w:pStyle w:val="CodeBlock"/>
      </w:pPr>
      <w:r>
        <w:t xml:space="preserve">        block.push([coordX, coordY])</w:t>
      </w:r>
    </w:p>
    <w:p w14:paraId="6695D408" w14:textId="01B5F327" w:rsidR="00BE01E3" w:rsidRPr="00BE01E3" w:rsidRDefault="005D3F82" w:rsidP="003429E3">
      <w:pPr>
        <w:pStyle w:val="CodeBlock"/>
        <w:rPr>
          <w:b/>
        </w:rPr>
      </w:pPr>
      <w:r>
        <w:rPr>
          <w:b/>
        </w:rPr>
        <w:t xml:space="preserve">    END</w:t>
      </w:r>
      <w:r w:rsidR="00BE01E3" w:rsidRPr="00BE01E3">
        <w:rPr>
          <w:b/>
        </w:rPr>
        <w:t>FOR</w:t>
      </w:r>
    </w:p>
    <w:p w14:paraId="1CF41265" w14:textId="6B9966AA" w:rsidR="00BE01E3" w:rsidRPr="00BE01E3" w:rsidRDefault="005D3F82" w:rsidP="003429E3">
      <w:pPr>
        <w:pStyle w:val="CodeBlock"/>
        <w:rPr>
          <w:b/>
        </w:rPr>
      </w:pPr>
      <w:r>
        <w:rPr>
          <w:b/>
        </w:rPr>
        <w:t>END</w:t>
      </w:r>
      <w:r w:rsidR="00BE01E3" w:rsidRPr="00BE01E3">
        <w:rPr>
          <w:b/>
        </w:rPr>
        <w:t>FOR</w:t>
      </w:r>
    </w:p>
    <w:p w14:paraId="3231AA13" w14:textId="46233904" w:rsidR="003429E3" w:rsidRPr="00381D37" w:rsidRDefault="00F77007" w:rsidP="003429E3">
      <w:pPr>
        <w:pStyle w:val="CodeBlock"/>
      </w:pPr>
      <w:r>
        <w:rPr>
          <w:b/>
        </w:rPr>
        <w:t>RETURN</w:t>
      </w:r>
      <w:r w:rsidR="003429E3">
        <w:t xml:space="preserve"> block</w:t>
      </w:r>
    </w:p>
    <w:p w14:paraId="5F78BF16" w14:textId="31E6AE64" w:rsidR="00B82233" w:rsidRPr="00B82233" w:rsidRDefault="00207D06" w:rsidP="00822A52">
      <w:pPr>
        <w:pStyle w:val="Heading3"/>
      </w:pPr>
      <w:r>
        <w:lastRenderedPageBreak/>
        <w:t>Get a sector</w:t>
      </w:r>
    </w:p>
    <w:p w14:paraId="7230DCD0" w14:textId="1FCC5B9B" w:rsidR="00956A1C" w:rsidRDefault="00153390" w:rsidP="00956A1C">
      <w:r>
        <w:rPr>
          <w:noProof/>
        </w:rPr>
        <w:pict w14:anchorId="0D7CE6C5">
          <v:shape id="Picture 18" o:spid="_x0000_s1041" type="#_x0000_t75" style="position:absolute;left:0;text-align:left;margin-left:154.5pt;margin-top:63.05pt;width:144.75pt;height:177pt;z-index:251674112;visibility:visible">
            <v:imagedata r:id="rId28" o:title="Sector digram"/>
            <w10:wrap type="topAndBottom"/>
          </v:shape>
        </w:pict>
      </w:r>
      <w:r w:rsidR="00956A1C">
        <w:t xml:space="preserve">Get sector will return the list of cells which lie within the sector at a particular coordinate facing a certain direction with an angle </w:t>
      </w:r>
      <w:r w:rsidR="00334DC0">
        <w:rPr>
          <w:rFonts w:cstheme="minorHAnsi"/>
        </w:rPr>
        <w:t>θ</w:t>
      </w:r>
      <w:r w:rsidR="00956A1C">
        <w:t>. This will be used by</w:t>
      </w:r>
      <w:r w:rsidR="00577F8B">
        <w:t xml:space="preserve"> ants to sample the map in front of them to see any items of interests such as other ants, food and pheromones. Ants will have a certain viewing angle (the angle through which they can see)</w:t>
      </w:r>
      <w:r w:rsidR="00C675FD">
        <w:t>.</w:t>
      </w:r>
    </w:p>
    <w:p w14:paraId="58F45B53" w14:textId="77777777" w:rsidR="00052861" w:rsidRDefault="00052861" w:rsidP="00956A1C"/>
    <w:p w14:paraId="31607641" w14:textId="77777777" w:rsidR="00052861" w:rsidRDefault="00052861" w:rsidP="00956A1C"/>
    <w:p w14:paraId="5CA55768" w14:textId="77777777" w:rsidR="00052861" w:rsidRPr="00956A1C" w:rsidRDefault="00052861" w:rsidP="00956A1C"/>
    <w:p w14:paraId="14EA5782" w14:textId="3E6C9044" w:rsidR="00994A9C" w:rsidRDefault="00994A9C" w:rsidP="00994A9C">
      <w:pPr>
        <w:pStyle w:val="CodeBlock"/>
      </w:pPr>
      <w:r>
        <w:rPr>
          <w:b/>
        </w:rPr>
        <w:t>DECLARE</w:t>
      </w:r>
      <w:r>
        <w:t xml:space="preserve"> block = [];</w:t>
      </w:r>
    </w:p>
    <w:p w14:paraId="7D2BC27F" w14:textId="77777777" w:rsidR="00994A9C" w:rsidRDefault="00994A9C" w:rsidP="00994A9C">
      <w:pPr>
        <w:pStyle w:val="CodeBlock"/>
      </w:pPr>
    </w:p>
    <w:p w14:paraId="12D18082" w14:textId="2E1C4A65" w:rsidR="00994A9C" w:rsidRDefault="00994A9C" w:rsidP="00994A9C">
      <w:pPr>
        <w:pStyle w:val="CodeBlock"/>
      </w:pPr>
      <w:r w:rsidRPr="00994A9C">
        <w:rPr>
          <w:b/>
        </w:rPr>
        <w:t>FOR</w:t>
      </w:r>
      <w:r>
        <w:t xml:space="preserve"> y = (coord.y – radius) </w:t>
      </w:r>
      <w:r w:rsidRPr="00994A9C">
        <w:rPr>
          <w:b/>
        </w:rPr>
        <w:t>TO</w:t>
      </w:r>
      <w:r>
        <w:t xml:space="preserve"> (coord.y + radius)</w:t>
      </w:r>
      <w:r w:rsidR="00334DC0">
        <w:t xml:space="preserve"> </w:t>
      </w:r>
      <w:r w:rsidR="00334DC0" w:rsidRPr="00334DC0">
        <w:rPr>
          <w:b/>
        </w:rPr>
        <w:t>DO</w:t>
      </w:r>
    </w:p>
    <w:p w14:paraId="0A3BA890" w14:textId="077BA958" w:rsidR="00994A9C" w:rsidRDefault="00994A9C" w:rsidP="00994A9C">
      <w:pPr>
        <w:pStyle w:val="CodeBlock"/>
      </w:pPr>
      <w:r>
        <w:t xml:space="preserve">    </w:t>
      </w:r>
      <w:r w:rsidRPr="00994A9C">
        <w:rPr>
          <w:b/>
        </w:rPr>
        <w:t>FOR</w:t>
      </w:r>
      <w:r>
        <w:t xml:space="preserve"> x = (coord.x – radius) </w:t>
      </w:r>
      <w:r w:rsidRPr="00994A9C">
        <w:rPr>
          <w:b/>
        </w:rPr>
        <w:t>TO</w:t>
      </w:r>
      <w:r>
        <w:t xml:space="preserve"> (coord.x + radius)</w:t>
      </w:r>
      <w:r w:rsidR="00334DC0">
        <w:t xml:space="preserve"> </w:t>
      </w:r>
      <w:r w:rsidR="00334DC0" w:rsidRPr="00334DC0">
        <w:rPr>
          <w:b/>
        </w:rPr>
        <w:t>DO</w:t>
      </w:r>
    </w:p>
    <w:p w14:paraId="2DBE4BAB" w14:textId="77777777" w:rsidR="00994A9C" w:rsidRDefault="00994A9C" w:rsidP="00994A9C">
      <w:pPr>
        <w:pStyle w:val="CodeBlock"/>
      </w:pPr>
    </w:p>
    <w:p w14:paraId="7869B12A" w14:textId="0D2D77C2" w:rsidR="00994A9C" w:rsidRDefault="00994A9C" w:rsidP="00994A9C">
      <w:pPr>
        <w:pStyle w:val="CodeBlock"/>
      </w:pPr>
      <w:r>
        <w:t xml:space="preserve">        </w:t>
      </w:r>
      <w:r w:rsidR="00BE6E0F">
        <w:rPr>
          <w:b/>
        </w:rPr>
        <w:t>SET</w:t>
      </w:r>
      <w:r>
        <w:t xml:space="preserve"> searchCoord = {</w:t>
      </w:r>
    </w:p>
    <w:p w14:paraId="09BE947E" w14:textId="2BE2AB51" w:rsidR="00994A9C" w:rsidRDefault="00994A9C" w:rsidP="00994A9C">
      <w:pPr>
        <w:pStyle w:val="CodeBlock"/>
      </w:pPr>
      <w:r>
        <w:t xml:space="preserve">            x: x,</w:t>
      </w:r>
    </w:p>
    <w:p w14:paraId="6F535F8A" w14:textId="5D91F1E7" w:rsidR="00994A9C" w:rsidRDefault="00994A9C" w:rsidP="00994A9C">
      <w:pPr>
        <w:pStyle w:val="CodeBlock"/>
      </w:pPr>
      <w:r>
        <w:t xml:space="preserve">            y: y</w:t>
      </w:r>
    </w:p>
    <w:p w14:paraId="6C85330E" w14:textId="086107BC" w:rsidR="00994A9C" w:rsidRDefault="00BE6E0F" w:rsidP="00994A9C">
      <w:pPr>
        <w:pStyle w:val="CodeBlock"/>
      </w:pPr>
      <w:r>
        <w:t xml:space="preserve">        }</w:t>
      </w:r>
    </w:p>
    <w:p w14:paraId="7FBDD687" w14:textId="77777777" w:rsidR="00994A9C" w:rsidRDefault="00994A9C" w:rsidP="00994A9C">
      <w:pPr>
        <w:pStyle w:val="CodeBlock"/>
      </w:pPr>
      <w:r>
        <w:t xml:space="preserve">        </w:t>
      </w:r>
    </w:p>
    <w:p w14:paraId="5D9F4A98" w14:textId="39D3D904" w:rsidR="00994A9C" w:rsidRDefault="00994A9C" w:rsidP="00994A9C">
      <w:pPr>
        <w:pStyle w:val="CodeBlock"/>
      </w:pPr>
      <w:r>
        <w:t xml:space="preserve">        </w:t>
      </w:r>
      <w:r w:rsidR="00BE6E0F">
        <w:rPr>
          <w:b/>
        </w:rPr>
        <w:t>SET</w:t>
      </w:r>
      <w:r w:rsidR="00BE6E0F">
        <w:t xml:space="preserve"> </w:t>
      </w:r>
      <w:r>
        <w:t xml:space="preserve">angle = </w:t>
      </w:r>
      <w:r w:rsidR="00BE01E3">
        <w:t>angleTo(coord, searchCoord)</w:t>
      </w:r>
    </w:p>
    <w:p w14:paraId="42FD93B1" w14:textId="30BDDA58" w:rsidR="00994A9C" w:rsidRDefault="00994A9C" w:rsidP="00994A9C">
      <w:pPr>
        <w:pStyle w:val="CodeBlock"/>
      </w:pPr>
      <w:r>
        <w:t xml:space="preserve">        </w:t>
      </w:r>
      <w:r w:rsidR="00BE6E0F">
        <w:rPr>
          <w:b/>
        </w:rPr>
        <w:t>SET</w:t>
      </w:r>
      <w:r w:rsidR="00BE6E0F">
        <w:t xml:space="preserve"> </w:t>
      </w:r>
      <w:r>
        <w:t>dist</w:t>
      </w:r>
      <w:r w:rsidR="00BE6E0F">
        <w:t xml:space="preserve"> = distance(coord, searchCoord)</w:t>
      </w:r>
    </w:p>
    <w:p w14:paraId="1517CB6A" w14:textId="77777777" w:rsidR="00994A9C" w:rsidRDefault="00994A9C" w:rsidP="00994A9C">
      <w:pPr>
        <w:pStyle w:val="CodeBlock"/>
      </w:pPr>
      <w:r>
        <w:t xml:space="preserve">            </w:t>
      </w:r>
    </w:p>
    <w:p w14:paraId="4CE35A61" w14:textId="0D779152" w:rsidR="00994A9C" w:rsidRDefault="00994A9C" w:rsidP="00994A9C">
      <w:pPr>
        <w:pStyle w:val="CodeBlock"/>
      </w:pPr>
      <w:r>
        <w:t xml:space="preserve">        </w:t>
      </w:r>
      <w:r w:rsidR="00BE6E0F">
        <w:rPr>
          <w:b/>
        </w:rPr>
        <w:t>SET</w:t>
      </w:r>
      <w:r w:rsidR="00BE6E0F">
        <w:t xml:space="preserve"> </w:t>
      </w:r>
      <w:r>
        <w:t>minSector = validateDir</w:t>
      </w:r>
      <w:r w:rsidR="00BE6E0F">
        <w:t>ection(direction - angle / 2)</w:t>
      </w:r>
    </w:p>
    <w:p w14:paraId="490F0FE8" w14:textId="660257B1" w:rsidR="00994A9C" w:rsidRDefault="00994A9C" w:rsidP="00994A9C">
      <w:pPr>
        <w:pStyle w:val="CodeBlock"/>
      </w:pPr>
      <w:r>
        <w:t xml:space="preserve">        </w:t>
      </w:r>
      <w:r w:rsidR="00BE6E0F">
        <w:rPr>
          <w:b/>
        </w:rPr>
        <w:t>SET</w:t>
      </w:r>
      <w:r w:rsidR="00BE6E0F">
        <w:t xml:space="preserve"> </w:t>
      </w:r>
      <w:r>
        <w:t>maxSector = validateD</w:t>
      </w:r>
      <w:r w:rsidR="00BE6E0F">
        <w:t>irection(direction + angle / 2)</w:t>
      </w:r>
    </w:p>
    <w:p w14:paraId="61E21ADC" w14:textId="77777777" w:rsidR="00994A9C" w:rsidRDefault="00994A9C" w:rsidP="00994A9C">
      <w:pPr>
        <w:pStyle w:val="CodeBlock"/>
      </w:pPr>
    </w:p>
    <w:p w14:paraId="77DAA6FF" w14:textId="333BF9F3" w:rsidR="00994A9C" w:rsidRDefault="00994A9C" w:rsidP="00994A9C">
      <w:pPr>
        <w:pStyle w:val="CodeBlock"/>
      </w:pPr>
      <w:r>
        <w:t xml:space="preserve">        </w:t>
      </w:r>
      <w:r w:rsidRPr="00994A9C">
        <w:rPr>
          <w:b/>
        </w:rPr>
        <w:t>IF</w:t>
      </w:r>
      <w:r w:rsidR="00086E9F">
        <w:t xml:space="preserve"> </w:t>
      </w:r>
      <w:r>
        <w:t xml:space="preserve">angle &gt;= minSector </w:t>
      </w:r>
      <w:r w:rsidR="009E7CD4" w:rsidRPr="009E7CD4">
        <w:rPr>
          <w:b/>
        </w:rPr>
        <w:t>AND</w:t>
      </w:r>
      <w:r w:rsidR="009E7CD4">
        <w:t xml:space="preserve"> </w:t>
      </w:r>
      <w:r>
        <w:t>angle &lt;</w:t>
      </w:r>
      <w:r w:rsidR="00BE6E0F">
        <w:t xml:space="preserve">= maxSector </w:t>
      </w:r>
      <w:r w:rsidR="009E7CD4" w:rsidRPr="009E7CD4">
        <w:rPr>
          <w:b/>
        </w:rPr>
        <w:t>AND</w:t>
      </w:r>
      <w:r w:rsidR="009E7CD4">
        <w:t xml:space="preserve"> </w:t>
      </w:r>
      <w:r w:rsidR="00BE6E0F">
        <w:t>dist &lt;= radius)</w:t>
      </w:r>
      <w:r w:rsidR="00334DC0">
        <w:t xml:space="preserve"> </w:t>
      </w:r>
      <w:r w:rsidR="00334DC0" w:rsidRPr="00334DC0">
        <w:rPr>
          <w:b/>
        </w:rPr>
        <w:t>THEN</w:t>
      </w:r>
    </w:p>
    <w:p w14:paraId="1A458391" w14:textId="39F94C2F" w:rsidR="00994A9C" w:rsidRDefault="00994A9C" w:rsidP="00994A9C">
      <w:pPr>
        <w:pStyle w:val="CodeBlock"/>
      </w:pPr>
      <w:r>
        <w:t xml:space="preserve">            block.push</w:t>
      </w:r>
      <w:r w:rsidR="00BE6E0F">
        <w:t>(</w:t>
      </w:r>
      <w:r w:rsidR="00086E9F">
        <w:t>searchCoord</w:t>
      </w:r>
    </w:p>
    <w:p w14:paraId="463E4C48" w14:textId="59CC2386" w:rsidR="00994A9C" w:rsidRDefault="000951FB" w:rsidP="00BE01E3">
      <w:pPr>
        <w:pStyle w:val="CodeBlock"/>
      </w:pPr>
      <w:r>
        <w:t xml:space="preserve">        </w:t>
      </w:r>
      <w:r w:rsidR="00994A9C" w:rsidRPr="00994A9C">
        <w:rPr>
          <w:b/>
        </w:rPr>
        <w:t>ELSE</w:t>
      </w:r>
      <w:r w:rsidR="00994A9C">
        <w:t xml:space="preserve"> </w:t>
      </w:r>
      <w:r w:rsidR="00994A9C" w:rsidRPr="00994A9C">
        <w:rPr>
          <w:b/>
        </w:rPr>
        <w:t>IF</w:t>
      </w:r>
      <w:r w:rsidR="00086E9F">
        <w:t xml:space="preserve"> (</w:t>
      </w:r>
      <w:r w:rsidR="00BE01E3">
        <w:t xml:space="preserve">direction &lt;= angle / 2 </w:t>
      </w:r>
      <w:r w:rsidR="00BE01E3" w:rsidRPr="00BE01E3">
        <w:rPr>
          <w:b/>
        </w:rPr>
        <w:t>OR</w:t>
      </w:r>
      <w:r w:rsidR="00994A9C">
        <w:t xml:space="preserve"> </w:t>
      </w:r>
      <w:r w:rsidR="00BE01E3">
        <w:t>direction</w:t>
      </w:r>
      <w:r w:rsidR="00994A9C">
        <w:t xml:space="preserve"> &gt;= Math.PI * 2 - angle / 2) </w:t>
      </w:r>
      <w:r w:rsidR="009E7CD4" w:rsidRPr="009E7CD4">
        <w:rPr>
          <w:b/>
        </w:rPr>
        <w:t>AND</w:t>
      </w:r>
      <w:r w:rsidR="00BE6E0F">
        <w:t xml:space="preserve"> </w:t>
      </w:r>
      <w:r w:rsidR="00994A9C">
        <w:t xml:space="preserve">(angle &lt;= maxSector </w:t>
      </w:r>
      <w:r w:rsidR="00BE01E3" w:rsidRPr="00BE01E3">
        <w:rPr>
          <w:b/>
        </w:rPr>
        <w:t>OR</w:t>
      </w:r>
      <w:r w:rsidR="00BE01E3">
        <w:t xml:space="preserve"> </w:t>
      </w:r>
      <w:r w:rsidR="00994A9C">
        <w:t xml:space="preserve">angle &gt;= minSector) </w:t>
      </w:r>
      <w:r w:rsidR="009E7CD4" w:rsidRPr="009E7CD4">
        <w:rPr>
          <w:b/>
        </w:rPr>
        <w:t>AND</w:t>
      </w:r>
      <w:r w:rsidR="009E7CD4">
        <w:t xml:space="preserve"> </w:t>
      </w:r>
      <w:r w:rsidR="00086E9F">
        <w:t>dist &lt;= radius</w:t>
      </w:r>
      <w:r w:rsidR="00334DC0">
        <w:t xml:space="preserve"> </w:t>
      </w:r>
      <w:r w:rsidR="00334DC0" w:rsidRPr="00334DC0">
        <w:rPr>
          <w:b/>
        </w:rPr>
        <w:t>THEN</w:t>
      </w:r>
    </w:p>
    <w:p w14:paraId="3C123D9A" w14:textId="15E555EF" w:rsidR="000951FB" w:rsidRDefault="00BE6E0F" w:rsidP="00994A9C">
      <w:pPr>
        <w:pStyle w:val="CodeBlock"/>
      </w:pPr>
      <w:r>
        <w:t xml:space="preserve">            </w:t>
      </w:r>
      <w:r w:rsidR="00994A9C">
        <w:t>block.push(searchCoord</w:t>
      </w:r>
      <w:r w:rsidR="00BE01E3">
        <w:t>)</w:t>
      </w:r>
    </w:p>
    <w:p w14:paraId="6FE398A6" w14:textId="0963FC1D" w:rsidR="000951FB" w:rsidRDefault="000951FB" w:rsidP="00994A9C">
      <w:pPr>
        <w:pStyle w:val="CodeBlock"/>
        <w:rPr>
          <w:b/>
        </w:rPr>
      </w:pPr>
      <w:r>
        <w:t xml:space="preserve">        </w:t>
      </w:r>
      <w:r w:rsidRPr="000951FB">
        <w:rPr>
          <w:b/>
        </w:rPr>
        <w:t>ENDIF</w:t>
      </w:r>
    </w:p>
    <w:p w14:paraId="2172894B" w14:textId="0FA91567" w:rsidR="000951FB" w:rsidRDefault="005D3F82" w:rsidP="00994A9C">
      <w:pPr>
        <w:pStyle w:val="CodeBlock"/>
        <w:rPr>
          <w:b/>
        </w:rPr>
      </w:pPr>
      <w:r>
        <w:rPr>
          <w:b/>
        </w:rPr>
        <w:t xml:space="preserve">    END</w:t>
      </w:r>
      <w:r w:rsidR="000951FB">
        <w:rPr>
          <w:b/>
        </w:rPr>
        <w:t>FOR</w:t>
      </w:r>
    </w:p>
    <w:p w14:paraId="4209C5FB" w14:textId="20B30134" w:rsidR="000951FB" w:rsidRPr="000951FB" w:rsidRDefault="000951FB" w:rsidP="00994A9C">
      <w:pPr>
        <w:pStyle w:val="CodeBlock"/>
        <w:rPr>
          <w:b/>
        </w:rPr>
      </w:pPr>
      <w:r>
        <w:rPr>
          <w:b/>
        </w:rPr>
        <w:t>ENDFOR</w:t>
      </w:r>
    </w:p>
    <w:p w14:paraId="57831F65" w14:textId="77777777" w:rsidR="00994A9C" w:rsidRDefault="00994A9C" w:rsidP="00994A9C">
      <w:pPr>
        <w:pStyle w:val="CodeBlock"/>
      </w:pPr>
    </w:p>
    <w:p w14:paraId="6FFA483A" w14:textId="3C74EC8A" w:rsidR="00994A9C" w:rsidRPr="00994A9C" w:rsidRDefault="00994A9C" w:rsidP="00994A9C">
      <w:pPr>
        <w:pStyle w:val="CodeBlock"/>
      </w:pPr>
      <w:r w:rsidRPr="00BE6E0F">
        <w:rPr>
          <w:b/>
        </w:rPr>
        <w:lastRenderedPageBreak/>
        <w:t>RETURN</w:t>
      </w:r>
      <w:r>
        <w:t xml:space="preserve"> block</w:t>
      </w:r>
    </w:p>
    <w:p w14:paraId="22029AAB" w14:textId="77777777" w:rsidR="00052861" w:rsidRDefault="00052861" w:rsidP="00052861">
      <w:pPr>
        <w:pStyle w:val="Heading3"/>
      </w:pPr>
    </w:p>
    <w:p w14:paraId="6A0999A1" w14:textId="77777777" w:rsidR="00052861" w:rsidRDefault="007102A4" w:rsidP="00052861">
      <w:pPr>
        <w:pStyle w:val="Heading3"/>
      </w:pPr>
      <w:r>
        <w:t>Ant non goal driven movement</w:t>
      </w:r>
      <w:r w:rsidR="00052861">
        <w:t xml:space="preserve"> </w:t>
      </w:r>
    </w:p>
    <w:p w14:paraId="3E0D2E23" w14:textId="796B99C1" w:rsidR="007102A4" w:rsidRDefault="00052861" w:rsidP="00052861">
      <w:r>
        <w:t xml:space="preserve">A task which all ants will do is non goal driven movement. This means wondering around the map without a specific target. This is done when ants are searching for food, or when </w:t>
      </w:r>
      <w:r w:rsidR="00104F5B">
        <w:t>soldiers</w:t>
      </w:r>
      <w:r>
        <w:t xml:space="preserve"> are looking for their nest or guarding pheromone trials. Ants will walk randomly however their direction will also be influenced by pheromones they come across. The higher the </w:t>
      </w:r>
      <w:r w:rsidR="00104F5B">
        <w:t>concentration</w:t>
      </w:r>
      <w:r>
        <w:t xml:space="preserve"> of pheromones the more likely the ants will follow are particular direction.</w:t>
      </w:r>
    </w:p>
    <w:p w14:paraId="3541BE8E" w14:textId="6648ED8F" w:rsidR="00052861" w:rsidRPr="00104F5B" w:rsidRDefault="00052861" w:rsidP="00052861">
      <w:r>
        <w:t xml:space="preserve">The prioritised direction is used as a long term direction goal. This goal could last from 5 to 100 ticks. It is the direction the ant will tend towards and can change randomly. </w:t>
      </w:r>
      <w:r w:rsidR="00104F5B">
        <w:t xml:space="preserve">The </w:t>
      </w:r>
      <w:r w:rsidR="00104F5B" w:rsidRPr="00104F5B">
        <w:rPr>
          <w:rStyle w:val="CodeinlineChar"/>
        </w:rPr>
        <w:t>explorativeInfluence</w:t>
      </w:r>
      <w:r w:rsidR="00104F5B" w:rsidRPr="00104F5B">
        <w:t xml:space="preserve"> is chance that the prioritised direction will change. The purpose of the prioritised direction is to create straight paths (rather than ant’s constantly jerking around as they change direction randomly).</w:t>
      </w:r>
    </w:p>
    <w:p w14:paraId="7093402C" w14:textId="547EE5DC" w:rsidR="00052861" w:rsidRDefault="00D42015" w:rsidP="00D42015">
      <w:r>
        <w:rPr>
          <w:noProof/>
          <w:lang w:eastAsia="en-GB"/>
        </w:rPr>
        <w:lastRenderedPageBreak/>
        <w:drawing>
          <wp:inline distT="0" distB="0" distL="0" distR="0" wp14:anchorId="698ADB80" wp14:editId="04DBBE20">
            <wp:extent cx="4701540" cy="8801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t.wonder algorithm flowchart v2.png"/>
                    <pic:cNvPicPr/>
                  </pic:nvPicPr>
                  <pic:blipFill>
                    <a:blip r:embed="rId29">
                      <a:extLst>
                        <a:ext uri="{28A0092B-C50C-407E-A947-70E740481C1C}">
                          <a14:useLocalDpi xmlns:a14="http://schemas.microsoft.com/office/drawing/2010/main" val="0"/>
                        </a:ext>
                      </a:extLst>
                    </a:blip>
                    <a:stretch>
                      <a:fillRect/>
                    </a:stretch>
                  </pic:blipFill>
                  <pic:spPr>
                    <a:xfrm>
                      <a:off x="0" y="0"/>
                      <a:ext cx="4701540" cy="8801100"/>
                    </a:xfrm>
                    <a:prstGeom prst="rect">
                      <a:avLst/>
                    </a:prstGeom>
                  </pic:spPr>
                </pic:pic>
              </a:graphicData>
            </a:graphic>
          </wp:inline>
        </w:drawing>
      </w:r>
      <w:r w:rsidR="00052861">
        <w:br w:type="page"/>
      </w:r>
    </w:p>
    <w:p w14:paraId="1015F9E7" w14:textId="77777777" w:rsidR="00052861" w:rsidRDefault="00052861" w:rsidP="007102A4">
      <w:pPr>
        <w:pStyle w:val="Heading3"/>
      </w:pPr>
    </w:p>
    <w:p w14:paraId="6D0E537B" w14:textId="1E9DA761" w:rsidR="007102A4" w:rsidRDefault="007102A4" w:rsidP="007102A4">
      <w:pPr>
        <w:pStyle w:val="Heading3"/>
      </w:pPr>
      <w:r>
        <w:t>Ant pheromone secretion</w:t>
      </w:r>
    </w:p>
    <w:p w14:paraId="23451D70" w14:textId="55A7CE33" w:rsidR="00D42015" w:rsidRPr="00D42015" w:rsidRDefault="00C864BC" w:rsidP="00D42015">
      <w:r>
        <w:t>The following algorithm is used to add a pheromone to the map. If there is already a pheromone of the same species on the map it will add to the concentration of that pheromones, this means that pheromones will get stronger if ants secreting pheromones walk over them. This is a key feature of the simulation as it allows trials to form to food.</w:t>
      </w:r>
    </w:p>
    <w:p w14:paraId="63AD4A49" w14:textId="71872997" w:rsidR="007102A4" w:rsidRDefault="007102A4" w:rsidP="007102A4">
      <w:pPr>
        <w:pStyle w:val="CodeBlock"/>
      </w:pPr>
      <w:r w:rsidRPr="007102A4">
        <w:rPr>
          <w:b/>
        </w:rPr>
        <w:t>FOR</w:t>
      </w:r>
      <w:r>
        <w:t xml:space="preserve"> pheromone in cell</w:t>
      </w:r>
      <w:r w:rsidR="00D42015">
        <w:t xml:space="preserve"> </w:t>
      </w:r>
      <w:r w:rsidR="00D42015" w:rsidRPr="00D42015">
        <w:rPr>
          <w:b/>
        </w:rPr>
        <w:t>DO</w:t>
      </w:r>
    </w:p>
    <w:p w14:paraId="0A07CA1C" w14:textId="4E0CE94A" w:rsidR="007102A4" w:rsidRDefault="007102A4" w:rsidP="007102A4">
      <w:pPr>
        <w:pStyle w:val="CodeBlock"/>
      </w:pPr>
      <w:r>
        <w:t xml:space="preserve">    </w:t>
      </w:r>
      <w:r w:rsidRPr="007102A4">
        <w:rPr>
          <w:b/>
        </w:rPr>
        <w:t>IF</w:t>
      </w:r>
      <w:r w:rsidR="00A55B55">
        <w:t xml:space="preserve"> pheromoneSpecies == thisSpecies</w:t>
      </w:r>
      <w:r w:rsidR="00D42015">
        <w:t xml:space="preserve"> </w:t>
      </w:r>
      <w:r w:rsidR="00D42015" w:rsidRPr="00D42015">
        <w:rPr>
          <w:b/>
        </w:rPr>
        <w:t>THEN</w:t>
      </w:r>
    </w:p>
    <w:p w14:paraId="67E143C0" w14:textId="77777777" w:rsidR="007102A4" w:rsidRDefault="007102A4" w:rsidP="007102A4">
      <w:pPr>
        <w:pStyle w:val="CodeBlock"/>
      </w:pPr>
      <w:r>
        <w:t xml:space="preserve">        pheromoneConcentration += thisPheromoneConcentration</w:t>
      </w:r>
    </w:p>
    <w:p w14:paraId="47F103B4" w14:textId="605EA681" w:rsidR="007102A4" w:rsidRDefault="007102A4" w:rsidP="007102A4">
      <w:pPr>
        <w:pStyle w:val="CodeBlock"/>
      </w:pPr>
      <w:r>
        <w:t xml:space="preserve">        </w:t>
      </w:r>
      <w:r w:rsidRPr="007102A4">
        <w:rPr>
          <w:b/>
        </w:rPr>
        <w:t>IF</w:t>
      </w:r>
      <w:r w:rsidR="00A117F9">
        <w:t xml:space="preserve"> </w:t>
      </w:r>
      <w:r>
        <w:t>pheromoneConcentratio</w:t>
      </w:r>
      <w:r w:rsidR="00A117F9">
        <w:t>n &gt; MAX_PHEROMONE_CONCENTRATION</w:t>
      </w:r>
      <w:r w:rsidR="00D42015">
        <w:t xml:space="preserve"> </w:t>
      </w:r>
      <w:r w:rsidR="00D42015" w:rsidRPr="00D42015">
        <w:rPr>
          <w:b/>
        </w:rPr>
        <w:t>THEN</w:t>
      </w:r>
    </w:p>
    <w:p w14:paraId="0427D9E6" w14:textId="77777777" w:rsidR="007102A4" w:rsidRDefault="007102A4" w:rsidP="007102A4">
      <w:pPr>
        <w:pStyle w:val="CodeBlock"/>
      </w:pPr>
      <w:r>
        <w:t xml:space="preserve">            pheromoneConcentration = MAX_PHEROMONE_CONCENTRATION</w:t>
      </w:r>
    </w:p>
    <w:p w14:paraId="04774EEC" w14:textId="67CBE358" w:rsidR="00FB23D9" w:rsidRPr="00FB23D9" w:rsidRDefault="00FB23D9" w:rsidP="007102A4">
      <w:pPr>
        <w:pStyle w:val="CodeBlock"/>
        <w:rPr>
          <w:b/>
        </w:rPr>
      </w:pPr>
      <w:r>
        <w:t xml:space="preserve">        </w:t>
      </w:r>
      <w:r w:rsidRPr="00FB23D9">
        <w:rPr>
          <w:b/>
        </w:rPr>
        <w:t>ENDIF</w:t>
      </w:r>
    </w:p>
    <w:p w14:paraId="701B7106" w14:textId="38EA5A17" w:rsidR="00FB23D9" w:rsidRPr="00FB23D9" w:rsidRDefault="00FB23D9" w:rsidP="007102A4">
      <w:pPr>
        <w:pStyle w:val="CodeBlock"/>
        <w:rPr>
          <w:b/>
        </w:rPr>
      </w:pPr>
      <w:r>
        <w:t xml:space="preserve">    </w:t>
      </w:r>
      <w:r w:rsidRPr="00FB23D9">
        <w:rPr>
          <w:b/>
        </w:rPr>
        <w:t>ENDIF</w:t>
      </w:r>
    </w:p>
    <w:p w14:paraId="13DDA407" w14:textId="0BA92820" w:rsidR="00FB23D9" w:rsidRPr="00FB23D9" w:rsidRDefault="00FB23D9" w:rsidP="007102A4">
      <w:pPr>
        <w:pStyle w:val="CodeBlock"/>
        <w:rPr>
          <w:b/>
        </w:rPr>
      </w:pPr>
      <w:r w:rsidRPr="00FB23D9">
        <w:rPr>
          <w:b/>
        </w:rPr>
        <w:t>ENDFOR</w:t>
      </w:r>
    </w:p>
    <w:p w14:paraId="07DF074D" w14:textId="77777777" w:rsidR="007102A4" w:rsidRDefault="007102A4" w:rsidP="007102A4">
      <w:pPr>
        <w:pStyle w:val="CodeBlock"/>
      </w:pPr>
    </w:p>
    <w:p w14:paraId="032C734B" w14:textId="5D55AF86" w:rsidR="00C864BC" w:rsidRDefault="007102A4" w:rsidP="007102A4">
      <w:pPr>
        <w:pStyle w:val="CodeBlock"/>
      </w:pPr>
      <w:r>
        <w:t xml:space="preserve">pheromone = </w:t>
      </w:r>
      <w:r w:rsidRPr="00C864BC">
        <w:rPr>
          <w:b/>
        </w:rPr>
        <w:t>new</w:t>
      </w:r>
      <w:r>
        <w:t xml:space="preserve"> Pheromone(this.species.chars.pheromoneConcentration, this</w:t>
      </w:r>
      <w:r w:rsidR="00C864BC">
        <w:t>.c</w:t>
      </w:r>
      <w:r>
        <w:t>oord)</w:t>
      </w:r>
    </w:p>
    <w:p w14:paraId="3B3B9F44" w14:textId="77777777" w:rsidR="00C864BC" w:rsidRDefault="00C864BC" w:rsidP="00C864BC">
      <w:pPr>
        <w:pStyle w:val="Heading3"/>
      </w:pPr>
    </w:p>
    <w:p w14:paraId="607944B7" w14:textId="77777777" w:rsidR="00C864BC" w:rsidRDefault="00C864BC" w:rsidP="00C864BC">
      <w:pPr>
        <w:pStyle w:val="Heading3"/>
      </w:pPr>
      <w:r>
        <w:t>Nest reproduction</w:t>
      </w:r>
    </w:p>
    <w:p w14:paraId="1E954B5F" w14:textId="2CE9C888" w:rsidR="00C864BC" w:rsidRDefault="009863D9" w:rsidP="00C864BC">
      <w:r>
        <w:t>The following algorithm will be used by the nest to decide which ant will be created. It uses a probabilistic approach in that it is more likely that some ants will be created than others.</w:t>
      </w:r>
    </w:p>
    <w:p w14:paraId="63CAE3D2" w14:textId="42DAC62C" w:rsidR="00DE135B" w:rsidRPr="00DE135B" w:rsidRDefault="00153390" w:rsidP="00DE135B">
      <w:r>
        <w:rPr>
          <w:noProof/>
        </w:rPr>
        <w:lastRenderedPageBreak/>
        <w:pict w14:anchorId="1AAFC2A5">
          <v:shape id="Picture 16" o:spid="_x0000_s1043" type="#_x0000_t75" style="position:absolute;left:0;text-align:left;margin-left:0;margin-top:8.7pt;width:371.6pt;height:684pt;z-index:251678208;visibility:visible">
            <v:imagedata r:id="rId30" o:title="Nest"/>
            <w10:wrap type="topAndBottom"/>
          </v:shape>
        </w:pict>
      </w:r>
    </w:p>
    <w:p w14:paraId="4E0AD5B2" w14:textId="1FC36AE8" w:rsidR="00DE135B" w:rsidRDefault="00153390" w:rsidP="00DE135B">
      <w:pPr>
        <w:pStyle w:val="Heading3"/>
      </w:pPr>
      <w:r>
        <w:rPr>
          <w:noProof/>
        </w:rPr>
        <w:lastRenderedPageBreak/>
        <w:pict w14:anchorId="7992CBBF">
          <v:shape id="Picture 19" o:spid="_x0000_s1044" type="#_x0000_t75" style="position:absolute;left:0;text-align:left;margin-left:-3.75pt;margin-top:30.8pt;width:267.35pt;height:627pt;z-index:251680256;visibility:visible">
            <v:imagedata r:id="rId31" o:title="Worker"/>
            <w10:wrap type="topAndBottom"/>
          </v:shape>
        </w:pict>
      </w:r>
      <w:r w:rsidR="00DE135B">
        <w:t>Worker ant depositing food</w:t>
      </w:r>
    </w:p>
    <w:p w14:paraId="0F9F6423" w14:textId="414218EF" w:rsidR="00DE135B" w:rsidRPr="00DE135B" w:rsidRDefault="00DE135B" w:rsidP="00DE135B"/>
    <w:p w14:paraId="1E9C1675" w14:textId="1EE6CC14" w:rsidR="00DE135B" w:rsidRDefault="00153390" w:rsidP="00DE135B">
      <w:pPr>
        <w:pStyle w:val="Heading3"/>
      </w:pPr>
      <w:r>
        <w:rPr>
          <w:noProof/>
        </w:rPr>
        <w:lastRenderedPageBreak/>
        <w:pict w14:anchorId="70D14F08">
          <v:shape id="Picture 20" o:spid="_x0000_s1045" type="#_x0000_t75" style="position:absolute;left:0;text-align:left;margin-left:0;margin-top:23.3pt;width:324pt;height:652.2pt;z-index:251682304;visibility:visible">
            <v:imagedata r:id="rId32" o:title="Soldier"/>
            <w10:wrap type="topAndBottom"/>
          </v:shape>
        </w:pict>
      </w:r>
      <w:r w:rsidR="00DE135B">
        <w:t>Soldier nest guarding</w:t>
      </w:r>
    </w:p>
    <w:p w14:paraId="28D1C837" w14:textId="4EFB6F39" w:rsidR="00DE135B" w:rsidRPr="00DE135B" w:rsidRDefault="00DE135B" w:rsidP="00DE135B"/>
    <w:p w14:paraId="5129AB57" w14:textId="7180A287" w:rsidR="00DE135B" w:rsidRDefault="00153390" w:rsidP="00DE135B">
      <w:pPr>
        <w:pStyle w:val="Heading3"/>
      </w:pPr>
      <w:r>
        <w:rPr>
          <w:noProof/>
        </w:rPr>
        <w:lastRenderedPageBreak/>
        <w:pict w14:anchorId="12FAA573">
          <v:shape id="Picture 21" o:spid="_x0000_s1046" type="#_x0000_t75" style="position:absolute;left:0;text-align:left;margin-left:0;margin-top:38.95pt;width:283.85pt;height:594.05pt;z-index:251684352;visibility:visible">
            <v:imagedata r:id="rId33" o:title="Soldier"/>
            <w10:wrap type="square"/>
          </v:shape>
        </w:pict>
      </w:r>
      <w:r w:rsidR="00DE135B">
        <w:t>Soldier pick target</w:t>
      </w:r>
    </w:p>
    <w:p w14:paraId="51CDED5C" w14:textId="4F66541C" w:rsidR="00867465" w:rsidRPr="00867465" w:rsidRDefault="00867465" w:rsidP="00867465">
      <w:r>
        <w:t>This algorithm will be used by soldier ants to pick a target ant to attack.</w:t>
      </w:r>
    </w:p>
    <w:p w14:paraId="34A9DA7C" w14:textId="26179374" w:rsidR="00DE135B" w:rsidRPr="00DE135B" w:rsidRDefault="00DE135B" w:rsidP="00DE135B"/>
    <w:p w14:paraId="3ACD5C51" w14:textId="10B05879" w:rsidR="00C04867" w:rsidRDefault="00867465" w:rsidP="00C04867">
      <w:pPr>
        <w:pStyle w:val="Heading2"/>
        <w:spacing w:after="240"/>
      </w:pPr>
      <w:r>
        <w:br w:type="page"/>
      </w:r>
      <w:bookmarkStart w:id="496" w:name="_Toc381971312"/>
      <w:bookmarkStart w:id="497" w:name="_Toc382209213"/>
      <w:bookmarkStart w:id="498" w:name="_Toc382463971"/>
      <w:r w:rsidR="002A4579">
        <w:lastRenderedPageBreak/>
        <w:t xml:space="preserve">Class definitions (diagrams) and details of object behaviours and </w:t>
      </w:r>
      <w:r w:rsidR="008B2D5B">
        <w:t>methods</w:t>
      </w:r>
      <w:bookmarkEnd w:id="496"/>
      <w:bookmarkEnd w:id="497"/>
      <w:bookmarkEnd w:id="498"/>
    </w:p>
    <w:p w14:paraId="44EBB918" w14:textId="0D66FC3A" w:rsidR="00867465" w:rsidRPr="00867465" w:rsidRDefault="00867465" w:rsidP="00867465">
      <w:pPr>
        <w:pStyle w:val="Heading3"/>
      </w:pPr>
      <w:r>
        <w:rPr>
          <w:noProof/>
          <w:lang w:eastAsia="en-GB"/>
        </w:rPr>
        <w:drawing>
          <wp:anchor distT="0" distB="0" distL="114300" distR="114300" simplePos="0" relativeHeight="251694592" behindDoc="0" locked="0" layoutInCell="1" allowOverlap="1" wp14:anchorId="7FA348D0" wp14:editId="2FB58765">
            <wp:simplePos x="0" y="0"/>
            <wp:positionH relativeFrom="margin">
              <wp:align>left</wp:align>
            </wp:positionH>
            <wp:positionV relativeFrom="paragraph">
              <wp:posOffset>247015</wp:posOffset>
            </wp:positionV>
            <wp:extent cx="5753100" cy="381000"/>
            <wp:effectExtent l="0" t="0" r="0" b="0"/>
            <wp:wrapTopAndBottom/>
            <wp:docPr id="5" name="Picture 5" descr="entity relationship - 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tity relationship - a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81000"/>
                    </a:xfrm>
                    <a:prstGeom prst="rect">
                      <a:avLst/>
                    </a:prstGeom>
                    <a:noFill/>
                    <a:ln>
                      <a:noFill/>
                    </a:ln>
                  </pic:spPr>
                </pic:pic>
              </a:graphicData>
            </a:graphic>
          </wp:anchor>
        </w:drawing>
      </w:r>
      <w:r>
        <w:t>Ant object behaviour</w:t>
      </w:r>
    </w:p>
    <w:p w14:paraId="732F993E" w14:textId="79C99F2A" w:rsidR="00061BA9" w:rsidRPr="00061BA9" w:rsidRDefault="00867465" w:rsidP="00061BA9">
      <w:r>
        <w:rPr>
          <w:noProof/>
          <w:lang w:eastAsia="en-GB"/>
        </w:rPr>
        <w:drawing>
          <wp:anchor distT="0" distB="0" distL="114300" distR="114300" simplePos="0" relativeHeight="251693568" behindDoc="0" locked="0" layoutInCell="1" allowOverlap="1" wp14:anchorId="289D302C" wp14:editId="1258D681">
            <wp:simplePos x="0" y="0"/>
            <wp:positionH relativeFrom="margin">
              <wp:align>right</wp:align>
            </wp:positionH>
            <wp:positionV relativeFrom="paragraph">
              <wp:posOffset>1014730</wp:posOffset>
            </wp:positionV>
            <wp:extent cx="5760720" cy="211963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tity relationship - worker ant v2.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119630"/>
                    </a:xfrm>
                    <a:prstGeom prst="rect">
                      <a:avLst/>
                    </a:prstGeom>
                  </pic:spPr>
                </pic:pic>
              </a:graphicData>
            </a:graphic>
          </wp:anchor>
        </w:drawing>
      </w:r>
      <w:r>
        <w:t xml:space="preserve">The diagram above shows the relationship between an ant and other objects </w:t>
      </w:r>
      <w:r w:rsidR="00482550">
        <w:t>in the</w:t>
      </w:r>
      <w:r>
        <w:t xml:space="preserve"> simulation. This is true for all ants however the worker ant is slightly different. A worker ant can also hold multiple pieces of food.</w:t>
      </w:r>
    </w:p>
    <w:p w14:paraId="15C3E1D4" w14:textId="47824F56" w:rsidR="00540515" w:rsidRDefault="00540515" w:rsidP="00482550">
      <w:pPr>
        <w:pStyle w:val="Heading3"/>
      </w:pPr>
      <w:bookmarkStart w:id="499" w:name="_Toc381971313"/>
      <w:r>
        <w:t>Map object behaviour</w:t>
      </w:r>
    </w:p>
    <w:p w14:paraId="2E530401" w14:textId="41CD619F" w:rsidR="00540515" w:rsidRDefault="00540515" w:rsidP="00540515">
      <w:r>
        <w:rPr>
          <w:noProof/>
          <w:lang w:eastAsia="en-GB"/>
        </w:rPr>
        <w:drawing>
          <wp:inline distT="0" distB="0" distL="0" distR="0" wp14:anchorId="2720AEBD" wp14:editId="7686D980">
            <wp:extent cx="4667250" cy="1712611"/>
            <wp:effectExtent l="0" t="0" r="0" b="1905"/>
            <wp:docPr id="7" name="Picture 7" descr="C:\Dropbox\projects\Ant-Simulation\writeup\assests\Design\Entity relationship\Map 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Dropbox\projects\Ant-Simulation\writeup\assests\Design\Entity relationship\Map relationshi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2111" cy="1718064"/>
                    </a:xfrm>
                    <a:prstGeom prst="rect">
                      <a:avLst/>
                    </a:prstGeom>
                    <a:noFill/>
                    <a:ln>
                      <a:noFill/>
                    </a:ln>
                  </pic:spPr>
                </pic:pic>
              </a:graphicData>
            </a:graphic>
          </wp:inline>
        </w:drawing>
      </w:r>
    </w:p>
    <w:p w14:paraId="0DE04D7F" w14:textId="77777777" w:rsidR="00867465" w:rsidRDefault="00867465" w:rsidP="00482550">
      <w:pPr>
        <w:pStyle w:val="Heading3"/>
        <w:sectPr w:rsidR="00867465" w:rsidSect="00100BC7">
          <w:pgSz w:w="11906" w:h="16838"/>
          <w:pgMar w:top="1276" w:right="1274" w:bottom="1702" w:left="1560" w:header="708" w:footer="708" w:gutter="0"/>
          <w:cols w:space="708"/>
          <w:titlePg/>
          <w:docGrid w:linePitch="360"/>
        </w:sectPr>
      </w:pPr>
      <w:r>
        <w:t>Classes</w:t>
      </w:r>
    </w:p>
    <w:p w14:paraId="5D76A257" w14:textId="32687783" w:rsidR="00867465" w:rsidRDefault="00867465" w:rsidP="00540515">
      <w:pPr>
        <w:sectPr w:rsidR="00867465" w:rsidSect="00867465">
          <w:pgSz w:w="16838" w:h="11906" w:orient="landscape"/>
          <w:pgMar w:top="1560" w:right="1276" w:bottom="1274" w:left="1702" w:header="708" w:footer="708" w:gutter="0"/>
          <w:cols w:space="708"/>
          <w:titlePg/>
          <w:docGrid w:linePitch="360"/>
        </w:sectPr>
      </w:pPr>
      <w:r>
        <w:rPr>
          <w:noProof/>
          <w:lang w:eastAsia="en-GB"/>
        </w:rPr>
        <w:lastRenderedPageBreak/>
        <w:drawing>
          <wp:anchor distT="0" distB="0" distL="114300" distR="114300" simplePos="0" relativeHeight="251695616" behindDoc="0" locked="0" layoutInCell="1" allowOverlap="1" wp14:anchorId="2CD26AE0" wp14:editId="6080C6EC">
            <wp:simplePos x="0" y="0"/>
            <wp:positionH relativeFrom="margin">
              <wp:align>center</wp:align>
            </wp:positionH>
            <wp:positionV relativeFrom="paragraph">
              <wp:posOffset>0</wp:posOffset>
            </wp:positionV>
            <wp:extent cx="6483985" cy="6355164"/>
            <wp:effectExtent l="0" t="0" r="0" b="7620"/>
            <wp:wrapTopAndBottom/>
            <wp:docPr id="6" name="Picture 6" descr="C:\Dropbox\projects\Ant-Simulation\writeup\assests\Design\Class 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Dropbox\projects\Ant-Simulation\writeup\assests\Design\Class Diagrams\Class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3985" cy="63551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75C07" w14:textId="05C1235F" w:rsidR="004C5344" w:rsidRDefault="008B2D5B" w:rsidP="00A04872">
      <w:pPr>
        <w:pStyle w:val="Heading2"/>
        <w:spacing w:after="240"/>
      </w:pPr>
      <w:bookmarkStart w:id="500" w:name="_Toc382209214"/>
      <w:bookmarkStart w:id="501" w:name="_Toc382463972"/>
      <w:commentRangeStart w:id="502"/>
      <w:r>
        <w:lastRenderedPageBreak/>
        <w:t xml:space="preserve">User interface design (HCI) </w:t>
      </w:r>
      <w:r w:rsidR="004C5344">
        <w:t>rational</w:t>
      </w:r>
      <w:commentRangeEnd w:id="502"/>
      <w:r w:rsidR="00347DD7" w:rsidRPr="00401A2F">
        <w:rPr>
          <w:rStyle w:val="CommentReference"/>
          <w:rFonts w:asciiTheme="minorHAnsi" w:hAnsiTheme="minorHAnsi"/>
          <w:b/>
          <w:color w:val="auto"/>
        </w:rPr>
        <w:commentReference w:id="502"/>
      </w:r>
      <w:bookmarkEnd w:id="499"/>
      <w:bookmarkEnd w:id="500"/>
      <w:bookmarkEnd w:id="501"/>
    </w:p>
    <w:p w14:paraId="7218C2DB" w14:textId="77777777" w:rsidR="005965D0" w:rsidRDefault="005965D0" w:rsidP="005965D0">
      <w:pPr>
        <w:pStyle w:val="Heading3"/>
      </w:pPr>
      <w:r>
        <w:t>User interaction</w:t>
      </w:r>
    </w:p>
    <w:p w14:paraId="6E133658" w14:textId="744069BD" w:rsidR="005965D0" w:rsidRDefault="005965D0" w:rsidP="005965D0">
      <w:r>
        <w:rPr>
          <w:noProof/>
          <w:lang w:eastAsia="en-GB"/>
        </w:rPr>
        <w:drawing>
          <wp:anchor distT="0" distB="0" distL="114300" distR="114300" simplePos="0" relativeHeight="251697664" behindDoc="0" locked="0" layoutInCell="1" allowOverlap="1" wp14:anchorId="529DFD25" wp14:editId="12054A76">
            <wp:simplePos x="0" y="0"/>
            <wp:positionH relativeFrom="page">
              <wp:align>center</wp:align>
            </wp:positionH>
            <wp:positionV relativeFrom="paragraph">
              <wp:posOffset>508000</wp:posOffset>
            </wp:positionV>
            <wp:extent cx="4142364" cy="2581275"/>
            <wp:effectExtent l="0" t="0" r="0" b="0"/>
            <wp:wrapTopAndBottom/>
            <wp:docPr id="8" name="Picture 8" descr="C:\Dropbox\projects\Ant-Simulation\writeup\assests\Design\Overall system design\U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Dropbox\projects\Ant-Simulation\writeup\assests\Design\Overall system design\User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2364" cy="2581275"/>
                    </a:xfrm>
                    <a:prstGeom prst="rect">
                      <a:avLst/>
                    </a:prstGeom>
                    <a:noFill/>
                    <a:ln>
                      <a:noFill/>
                    </a:ln>
                  </pic:spPr>
                </pic:pic>
              </a:graphicData>
            </a:graphic>
          </wp:anchor>
        </w:drawing>
      </w:r>
      <w:r>
        <w:t>This is the expected use of the simulation by the user. The interface will be designed to be allow the user to perform the following process</w:t>
      </w:r>
      <w:r w:rsidR="00482550">
        <w:t xml:space="preserve"> as easily as possible</w:t>
      </w:r>
      <w:r>
        <w:t>:</w:t>
      </w:r>
      <w:r w:rsidR="00482550">
        <w:t xml:space="preserve"> </w:t>
      </w:r>
    </w:p>
    <w:p w14:paraId="7DB6047C" w14:textId="77777777" w:rsidR="00A04872" w:rsidRDefault="00482550" w:rsidP="00482550">
      <w:pPr>
        <w:pStyle w:val="Heading3"/>
        <w:rPr>
          <w:ins w:id="503" w:author="01robinson" w:date="2014-03-13T08:50:00Z"/>
        </w:rPr>
      </w:pPr>
      <w:r>
        <w:t>Interface Mock-ups</w:t>
      </w:r>
    </w:p>
    <w:p w14:paraId="6FB96ABE" w14:textId="77777777" w:rsidR="0018252B" w:rsidRDefault="0018252B" w:rsidP="0018252B">
      <w:pPr>
        <w:rPr>
          <w:ins w:id="504" w:author="01robinson" w:date="2014-03-13T08:50:00Z"/>
        </w:rPr>
      </w:pPr>
    </w:p>
    <w:p w14:paraId="1992595A" w14:textId="1C586FF6" w:rsidR="00A04872" w:rsidRPr="00A04872" w:rsidRDefault="0018252B" w:rsidP="0018252B">
      <w:pPr>
        <w:sectPr w:rsidR="00A04872" w:rsidRPr="00A04872" w:rsidSect="00100BC7">
          <w:pgSz w:w="11906" w:h="16838"/>
          <w:pgMar w:top="1276" w:right="1274" w:bottom="1702" w:left="1560" w:header="708" w:footer="708" w:gutter="0"/>
          <w:cols w:space="708"/>
          <w:titlePg/>
          <w:docGrid w:linePitch="360"/>
        </w:sectPr>
        <w:pPrChange w:id="505" w:author="01robinson" w:date="2014-03-13T08:50:00Z">
          <w:pPr>
            <w:pStyle w:val="Heading3"/>
          </w:pPr>
        </w:pPrChange>
      </w:pPr>
      <w:ins w:id="506" w:author="01robinson" w:date="2014-03-13T08:50:00Z">
        <w:r>
          <w:rPr>
            <w:noProof/>
            <w:lang w:eastAsia="en-GB"/>
          </w:rPr>
          <w:lastRenderedPageBreak/>
          <w:drawing>
            <wp:inline distT="0" distB="0" distL="0" distR="0" wp14:anchorId="4E3C423D" wp14:editId="3134E3EC">
              <wp:extent cx="3762375" cy="7229475"/>
              <wp:effectExtent l="0" t="0" r="9525" b="9525"/>
              <wp:docPr id="2" name="Picture 2" descr="N:\IMG_20140310_125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MG_20140310_125442.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0348" t="3350" r="14309" b="2481"/>
                      <a:stretch/>
                    </pic:blipFill>
                    <pic:spPr bwMode="auto">
                      <a:xfrm>
                        <a:off x="0" y="0"/>
                        <a:ext cx="3764242" cy="7233062"/>
                      </a:xfrm>
                      <a:prstGeom prst="rect">
                        <a:avLst/>
                      </a:prstGeom>
                      <a:noFill/>
                      <a:ln>
                        <a:noFill/>
                      </a:ln>
                      <a:extLst>
                        <a:ext uri="{53640926-AAD7-44D8-BBD7-CCE9431645EC}">
                          <a14:shadowObscured xmlns:a14="http://schemas.microsoft.com/office/drawing/2010/main"/>
                        </a:ext>
                      </a:extLst>
                    </pic:spPr>
                  </pic:pic>
                </a:graphicData>
              </a:graphic>
            </wp:inline>
          </w:drawing>
        </w:r>
      </w:ins>
    </w:p>
    <w:p w14:paraId="1E7A9F40" w14:textId="3C75005B" w:rsidR="003D3DFE" w:rsidRDefault="00153390">
      <w:r>
        <w:rPr>
          <w:noProof/>
          <w:lang w:eastAsia="en-GB"/>
        </w:rPr>
        <w:lastRenderedPageBreak/>
        <w:pict w14:anchorId="0416C355">
          <v:shape id="Text Box 2" o:spid="_x0000_s1052" type="#_x0000_t202" style="position:absolute;left:0;text-align:left;margin-left:548.2pt;margin-top:363.8pt;width:21.75pt;height:23.25pt;z-index:2516915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" fillcolor="#404040" stroked="f">
            <v:textbox style="mso-next-textbox:#Text Box 2">
              <w:txbxContent>
                <w:p w14:paraId="52E79A8B" w14:textId="77777777" w:rsidR="00401A2F" w:rsidRPr="00702E31" w:rsidRDefault="00401A2F" w:rsidP="007018DC">
                  <w:pPr>
                    <w:jc w:val="center"/>
                    <w:rPr>
                      <w:b/>
                      <w:color w:val="FFFFFF"/>
                      <w:sz w:val="28"/>
                    </w:rPr>
                  </w:pPr>
                  <w:r w:rsidRPr="00702E31">
                    <w:rPr>
                      <w:b/>
                      <w:color w:val="FFFFFF"/>
                      <w:sz w:val="28"/>
                    </w:rPr>
                    <w:t>6</w:t>
                  </w:r>
                </w:p>
              </w:txbxContent>
            </v:textbox>
            <w10:wrap type="square"/>
          </v:shape>
        </w:pict>
      </w:r>
      <w:r>
        <w:rPr>
          <w:noProof/>
          <w:lang w:eastAsia="en-GB"/>
        </w:rPr>
        <w:pict w14:anchorId="78504541">
          <v:shape id="_x0000_s1053" type="#_x0000_t202" style="position:absolute;left:0;text-align:left;margin-left:-51.75pt;margin-top:168.05pt;width:21.75pt;height:23.25pt;z-index:251692544;visibility:visible;mso-wrap-distance-top:3.6pt;mso-wrap-distance-bottom:3.6pt;mso-position-horizontal-relative:page;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" fillcolor="#404040" stroked="f">
            <v:textbox style="mso-next-textbox:#_x0000_s1053">
              <w:txbxContent>
                <w:p w14:paraId="745FCA9F" w14:textId="77777777" w:rsidR="00401A2F" w:rsidRPr="00702E31" w:rsidRDefault="00401A2F" w:rsidP="007018DC">
                  <w:pPr>
                    <w:jc w:val="center"/>
                    <w:rPr>
                      <w:b/>
                      <w:color w:val="FFFFFF"/>
                      <w:sz w:val="28"/>
                    </w:rPr>
                  </w:pPr>
                  <w:r w:rsidRPr="00702E31">
                    <w:rPr>
                      <w:b/>
                      <w:color w:val="FFFFFF"/>
                      <w:sz w:val="28"/>
                    </w:rPr>
                    <w:t>5</w:t>
                  </w:r>
                </w:p>
              </w:txbxContent>
            </v:textbox>
            <w10:wrap type="square" anchorx="margin" anchory="page"/>
          </v:shape>
        </w:pict>
      </w:r>
      <w:r>
        <w:rPr>
          <w:noProof/>
          <w:lang w:eastAsia="en-GB"/>
        </w:rPr>
        <w:pict w14:anchorId="3A7DC35A">
          <v:shape id="_x0000_s1051" type="#_x0000_t202" style="position:absolute;left:0;text-align:left;margin-left:560.25pt;margin-top:65.8pt;width:21.75pt;height:23.25pt;z-index:2516904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" fillcolor="#404040" stroked="f">
            <v:textbox style="mso-next-textbox:#_x0000_s1051">
              <w:txbxContent>
                <w:p w14:paraId="3B6FFF96" w14:textId="77777777" w:rsidR="00401A2F" w:rsidRPr="00702E31" w:rsidRDefault="00401A2F" w:rsidP="007018DC">
                  <w:pPr>
                    <w:jc w:val="center"/>
                    <w:rPr>
                      <w:b/>
                      <w:color w:val="FFFFFF"/>
                      <w:sz w:val="28"/>
                    </w:rPr>
                  </w:pPr>
                  <w:r w:rsidRPr="00702E31">
                    <w:rPr>
                      <w:b/>
                      <w:color w:val="FFFFFF"/>
                      <w:sz w:val="28"/>
                    </w:rPr>
                    <w:t>4</w:t>
                  </w:r>
                </w:p>
              </w:txbxContent>
            </v:textbox>
            <w10:wrap type="square"/>
          </v:shape>
        </w:pict>
      </w:r>
      <w:r>
        <w:rPr>
          <w:noProof/>
          <w:lang w:eastAsia="en-GB"/>
        </w:rPr>
        <w:pict w14:anchorId="05BC2D8A">
          <v:shape id="_x0000_s1050" type="#_x0000_t202" style="position:absolute;left:0;text-align:left;margin-left:410.95pt;margin-top:69.8pt;width:21.75pt;height:23.25pt;z-index:2516894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" fillcolor="#404040" stroked="f">
            <v:textbox style="mso-next-textbox:#_x0000_s1050">
              <w:txbxContent>
                <w:p w14:paraId="4E630307" w14:textId="77777777" w:rsidR="00401A2F" w:rsidRPr="00702E31" w:rsidRDefault="00401A2F" w:rsidP="007018DC">
                  <w:pPr>
                    <w:jc w:val="center"/>
                    <w:rPr>
                      <w:b/>
                      <w:color w:val="FFFFFF"/>
                      <w:sz w:val="28"/>
                    </w:rPr>
                  </w:pPr>
                  <w:r w:rsidRPr="00702E31">
                    <w:rPr>
                      <w:b/>
                      <w:color w:val="FFFFFF"/>
                      <w:sz w:val="28"/>
                    </w:rPr>
                    <w:t>3</w:t>
                  </w:r>
                  <w:ins w:id="507" w:author="01robinson" w:date="2014-03-13T08:50:00Z">
                    <w:r w:rsidR="00153390">
                      <w:rPr>
                        <w:b/>
                        <w:noProof/>
                        <w:color w:val="FFFFFF"/>
                        <w:sz w:val="28"/>
                        <w:lang w:val="en-US"/>
                      </w:rPr>
                      <w:pict w14:anchorId="265EC80D">
                        <v:shape id="_x0000_i1028" type="#_x0000_t75" style="width:6.75pt;height:6.75pt;visibility:visible">
                          <v:imagedata r:id="rId40" o:title=""/>
                        </v:shape>
                      </w:pict>
                    </w:r>
                  </w:ins>
                  <w:del w:id="508" w:author="01robinson" w:date="2014-03-13T08:50:00Z">
                    <w:r w:rsidR="00153390">
                      <w:rPr>
                        <w:b/>
                        <w:noProof/>
                        <w:color w:val="FFFFFF"/>
                        <w:sz w:val="28"/>
                        <w:lang w:val="en-US"/>
                      </w:rPr>
                      <w:pict w14:anchorId="265EC80D">
                        <v:shape id="Picture 17" o:spid="_x0000_i1027" type="#_x0000_t75" style="width:6.75pt;height:6.75pt;visibility:visible">
                          <v:imagedata r:id="rId40" o:title=""/>
                        </v:shape>
                      </w:pict>
                    </w:r>
                  </w:del>
                </w:p>
              </w:txbxContent>
            </v:textbox>
            <w10:wrap type="square"/>
          </v:shape>
        </w:pict>
      </w:r>
      <w:r>
        <w:rPr>
          <w:noProof/>
          <w:lang w:eastAsia="en-GB"/>
        </w:rPr>
        <w:pict w14:anchorId="1F2BB272">
          <v:shape id="_x0000_s1049" type="#_x0000_t202" style="position:absolute;left:0;text-align:left;margin-left:284.2pt;margin-top:389.3pt;width:21.75pt;height:23.25pt;z-index:2516884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" fillcolor="#404040" stroked="f">
            <v:textbox style="mso-next-textbox:#_x0000_s1049">
              <w:txbxContent>
                <w:p w14:paraId="621DC050" w14:textId="77777777" w:rsidR="00401A2F" w:rsidRPr="00702E31" w:rsidRDefault="00401A2F" w:rsidP="007018DC">
                  <w:pPr>
                    <w:jc w:val="center"/>
                    <w:rPr>
                      <w:b/>
                      <w:color w:val="FFFFFF"/>
                      <w:sz w:val="28"/>
                    </w:rPr>
                  </w:pPr>
                  <w:r w:rsidRPr="00702E31">
                    <w:rPr>
                      <w:b/>
                      <w:color w:val="FFFFFF"/>
                      <w:sz w:val="28"/>
                    </w:rPr>
                    <w:t>2</w:t>
                  </w:r>
                </w:p>
              </w:txbxContent>
            </v:textbox>
            <w10:wrap type="square"/>
          </v:shape>
        </w:pict>
      </w:r>
      <w:r>
        <w:rPr>
          <w:noProof/>
          <w:lang w:eastAsia="en-GB"/>
        </w:rPr>
        <w:pict w14:anchorId="6A697270">
          <v:shape id="_x0000_s1048" type="#_x0000_t202" style="position:absolute;left:0;text-align:left;margin-left:302.95pt;margin-top:87.8pt;width:21.75pt;height:23.25pt;z-index:2516874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" fillcolor="#404040" stroked="f">
            <v:textbox style="mso-next-textbox:#_x0000_s1048">
              <w:txbxContent>
                <w:p w14:paraId="6733DE20" w14:textId="77777777" w:rsidR="00401A2F" w:rsidRPr="00702E31" w:rsidRDefault="00401A2F" w:rsidP="007018DC">
                  <w:pPr>
                    <w:jc w:val="center"/>
                    <w:rPr>
                      <w:b/>
                      <w:color w:val="FFFFFF"/>
                      <w:sz w:val="28"/>
                    </w:rPr>
                  </w:pPr>
                  <w:r w:rsidRPr="00702E31">
                    <w:rPr>
                      <w:b/>
                      <w:color w:val="FFFFFF"/>
                      <w:sz w:val="28"/>
                    </w:rPr>
                    <w:t>1</w:t>
                  </w:r>
                </w:p>
              </w:txbxContent>
            </v:textbox>
            <w10:wrap type="square"/>
          </v:shape>
        </w:pict>
      </w:r>
      <w:r>
        <w:rPr>
          <w:noProof/>
        </w:rPr>
        <w:pict w14:anchorId="6A582746">
          <v:shape id="Picture 2" o:spid="_x0000_s1047" type="#_x0000_t75" style="position:absolute;left:0;text-align:left;margin-left:-44.3pt;margin-top:3.8pt;width:798.5pt;height:448.45pt;z-index:-251630080;visibility:visible" wrapcoords="0 0 0 21533 21546 21533 21546 0 0 0">
            <v:imagedata r:id="rId41" o:title="User interface (v3)"/>
            <w10:wrap type="tight"/>
          </v:shape>
        </w:pict>
      </w:r>
    </w:p>
    <w:p w14:paraId="613C0DA6" w14:textId="77777777" w:rsidR="003D3DFE" w:rsidRDefault="003D3DFE" w:rsidP="003D3DFE">
      <w:pPr>
        <w:sectPr w:rsidR="003D3DFE" w:rsidSect="00100BC7">
          <w:pgSz w:w="16838" w:h="11906" w:orient="landscape"/>
          <w:pgMar w:top="1274" w:right="1702" w:bottom="1560" w:left="1276" w:header="708" w:footer="708" w:gutter="0"/>
          <w:cols w:space="708"/>
          <w:titlePg/>
          <w:docGrid w:linePitch="360"/>
        </w:sectPr>
      </w:pPr>
    </w:p>
    <w:p w14:paraId="2CF1FA35" w14:textId="01BADEF5" w:rsidR="00C6667E" w:rsidRDefault="00C6667E" w:rsidP="00C6667E">
      <w:r>
        <w:lastRenderedPageBreak/>
        <w:t>The interface is split into three main sections. Each section has a single purpose, this will make the layout of the system easy to learn and also will make it more intuitive.</w:t>
      </w:r>
      <w:r w:rsidR="00C53861">
        <w:t xml:space="preserve"> The positing of the panels is such that it mimics the users flow through the program. The user will observe the simulation, then look at the data produced by the simulation and finally edit the characteristics in the simulation i.e. flowing left to right across each panel.</w:t>
      </w:r>
    </w:p>
    <w:p w14:paraId="715E85DC" w14:textId="66AF3F3F" w:rsidR="00C6667E" w:rsidRDefault="00C6667E" w:rsidP="00C6667E">
      <w:pPr>
        <w:pStyle w:val="Heading4"/>
      </w:pPr>
      <w:bookmarkStart w:id="509" w:name="_Toc381971314"/>
      <w:r>
        <w:t>The simulation panel</w:t>
      </w:r>
    </w:p>
    <w:p w14:paraId="05674ADA" w14:textId="38DE808A" w:rsidR="00C6667E" w:rsidRDefault="00C6667E" w:rsidP="00C6667E">
      <w:r>
        <w:t xml:space="preserve">The simulation panel is located on the far left of the screen. It will be the first thing the user sees when they start the application. </w:t>
      </w:r>
      <w:r w:rsidR="000E4540">
        <w:t>The simulation will start running so that it is obvious that this is the simulation and also provide as a point of interest for the user.</w:t>
      </w:r>
    </w:p>
    <w:p w14:paraId="27A10BE0" w14:textId="08F22586" w:rsidR="000E4540" w:rsidRDefault="000E4540" w:rsidP="00C6667E">
      <w:r>
        <w:t>The main item in the simulation panel is the simulation itself. The design of the simulation is stated in the UI sample of planned valid output designs. However there are also two other main items in the panel. These are both controls for the simulation:</w:t>
      </w:r>
    </w:p>
    <w:p w14:paraId="5C8582A7" w14:textId="701FF722" w:rsidR="000E4540" w:rsidRDefault="000E4540" w:rsidP="000E4540">
      <w:pPr>
        <w:pStyle w:val="ListParagraph"/>
        <w:numPr>
          <w:ilvl w:val="0"/>
          <w:numId w:val="57"/>
        </w:numPr>
      </w:pPr>
      <w:r w:rsidRPr="0045488D">
        <w:rPr>
          <w:b/>
        </w:rPr>
        <w:t>Time controls</w:t>
      </w:r>
      <w:r>
        <w:t xml:space="preserve"> – Located in the bottom right of the simulation. These will be used to control how time is displayed in the simulation. It will have three buttons: A pause/play button and on either side a step forward and step backward a single tick.</w:t>
      </w:r>
      <w:r w:rsidR="009C1DD6">
        <w:t xml:space="preserve"> The icons used will be intuitive to the user of their function because of their universal use.</w:t>
      </w:r>
      <w:r w:rsidR="0045488D">
        <w:t xml:space="preserve"> The colours used will be neutral in comparison with the bright colours of the simulation. This is because the controls should not attract attention away from the simulation. The size of these controls is small compared with the size of the simulation. The reason for this is because the controls are on top of the simulation and big controls would reduce the amount of viewable simulation.</w:t>
      </w:r>
    </w:p>
    <w:p w14:paraId="7A27B76B" w14:textId="0417AB20" w:rsidR="00067D44" w:rsidRDefault="009C1DD6" w:rsidP="00067D44">
      <w:pPr>
        <w:pStyle w:val="ListParagraph"/>
        <w:numPr>
          <w:ilvl w:val="0"/>
          <w:numId w:val="57"/>
        </w:numPr>
      </w:pPr>
      <w:r w:rsidRPr="0045488D">
        <w:rPr>
          <w:b/>
        </w:rPr>
        <w:t xml:space="preserve">Navigation controls </w:t>
      </w:r>
      <w:r>
        <w:t xml:space="preserve">– Located in the top right of the simulation. These controls will allow the user to both zoom in and out as well as pan around the simulation. Again the icons chosen are popular in many other applications and </w:t>
      </w:r>
      <w:r w:rsidRPr="009C1DD6">
        <w:t xml:space="preserve">synonymous </w:t>
      </w:r>
      <w:r>
        <w:t>with map navigation.</w:t>
      </w:r>
      <w:r w:rsidR="0045488D">
        <w:t xml:space="preserve"> Again these controls will have neutral colours. The position of these controls will be in line with the time controls. The reason for this is so that the user will not have to move their mouse too far to use the controls and also so the user will not have to move their mouse across the simulation.</w:t>
      </w:r>
    </w:p>
    <w:p w14:paraId="1B0CA958" w14:textId="16408408" w:rsidR="00067D44" w:rsidRDefault="00067D44" w:rsidP="00067D44">
      <w:r>
        <w:t>The user will not only be able to navigate in time using the buttons provided, they will also be able to use a number of shortcuts which will allow them to perform these actions much quicker than hitting a button. The shortcuts will be:</w:t>
      </w:r>
    </w:p>
    <w:p w14:paraId="792B8955" w14:textId="0D7E8F59" w:rsidR="00067D44" w:rsidRDefault="00067D44" w:rsidP="00067D44">
      <w:pPr>
        <w:pStyle w:val="ListParagraph"/>
        <w:numPr>
          <w:ilvl w:val="0"/>
          <w:numId w:val="58"/>
        </w:numPr>
      </w:pPr>
      <w:r w:rsidRPr="00340443">
        <w:rPr>
          <w:b/>
        </w:rPr>
        <w:t>Spacebar</w:t>
      </w:r>
      <w:r>
        <w:t xml:space="preserve"> – Pause/play the simulation. The spacebar is used as it is the biggest button on </w:t>
      </w:r>
      <w:r w:rsidR="00340443">
        <w:t>the</w:t>
      </w:r>
      <w:r>
        <w:t xml:space="preserve"> keyboard and it very accessible to the user. Also it is used in a number of other </w:t>
      </w:r>
      <w:r w:rsidR="00340443">
        <w:t>applications</w:t>
      </w:r>
      <w:r>
        <w:t xml:space="preserve"> as the pause button and so the user will already be </w:t>
      </w:r>
      <w:r w:rsidR="00340443">
        <w:t>familiar</w:t>
      </w:r>
      <w:r>
        <w:t xml:space="preserve"> with the concept of it being the pause button.</w:t>
      </w:r>
    </w:p>
    <w:p w14:paraId="6F1E57FB" w14:textId="379D5E1D" w:rsidR="00067D44" w:rsidRDefault="00067D44" w:rsidP="00067D44">
      <w:pPr>
        <w:pStyle w:val="ListParagraph"/>
        <w:numPr>
          <w:ilvl w:val="0"/>
          <w:numId w:val="58"/>
        </w:numPr>
      </w:pPr>
      <w:r w:rsidRPr="00340443">
        <w:rPr>
          <w:b/>
        </w:rPr>
        <w:t>“f” key</w:t>
      </w:r>
      <w:r>
        <w:t xml:space="preserve"> – The “f” key would step forward a single tick in the simulation. “f” is chosen as it is the first letter of “forward” and therefore will be memorable.</w:t>
      </w:r>
    </w:p>
    <w:p w14:paraId="771C953A" w14:textId="691B833A" w:rsidR="00067D44" w:rsidRDefault="00067D44" w:rsidP="00067D44">
      <w:pPr>
        <w:pStyle w:val="ListParagraph"/>
        <w:numPr>
          <w:ilvl w:val="0"/>
          <w:numId w:val="58"/>
        </w:numPr>
      </w:pPr>
      <w:r w:rsidRPr="00340443">
        <w:rPr>
          <w:b/>
        </w:rPr>
        <w:t>“b” key</w:t>
      </w:r>
      <w:r>
        <w:t xml:space="preserve"> – The “b” key would step backwards a single tick in the simulation. “b” will be used as it is the first letter of “backwards” and so it will be easily memorable </w:t>
      </w:r>
      <w:r w:rsidR="00340443">
        <w:t>for</w:t>
      </w:r>
      <w:r>
        <w:t xml:space="preserve"> the user. </w:t>
      </w:r>
      <w:r w:rsidR="00340443">
        <w:t>What’s</w:t>
      </w:r>
      <w:r>
        <w:t xml:space="preserve"> more, the “b” and “f” keys are in close proximity on the keyboard and so it will be easy for the user to press either of these keys.</w:t>
      </w:r>
    </w:p>
    <w:p w14:paraId="4B4E080C" w14:textId="34550F77" w:rsidR="00340443" w:rsidRDefault="00340443" w:rsidP="00340443">
      <w:r>
        <w:t xml:space="preserve">Navigation will also be able to be done without the use of pressing buttons on the screen. The </w:t>
      </w:r>
      <w:r w:rsidR="00BB2D6B">
        <w:t xml:space="preserve">advantage of this is that it will be much easier and faster for the user to perform these actions. The user will use the arrow keys to navigate. The reason this was chosen is that many games and mapping programs use the arrow keys to pan around a map. The plus and minis (“+” and “-”) keys will be used </w:t>
      </w:r>
      <w:r w:rsidR="00BB2D6B">
        <w:lastRenderedPageBreak/>
        <w:t xml:space="preserve">as a shortcut for zooming in and out. Again the use of these keys is common practice for zooming in many other applications and so </w:t>
      </w:r>
      <w:r w:rsidR="009175B0">
        <w:t>the</w:t>
      </w:r>
      <w:r w:rsidR="00BB2D6B">
        <w:t xml:space="preserve"> user will intuitively be able to use this function.</w:t>
      </w:r>
    </w:p>
    <w:p w14:paraId="29B5930C" w14:textId="7EA08D26" w:rsidR="00BB2D6B" w:rsidRDefault="009175B0" w:rsidP="00340443">
      <w:r>
        <w:rPr>
          <w:noProof/>
          <w:lang w:eastAsia="en-GB"/>
        </w:rPr>
        <w:drawing>
          <wp:anchor distT="0" distB="0" distL="114300" distR="114300" simplePos="0" relativeHeight="251701760" behindDoc="0" locked="0" layoutInCell="1" allowOverlap="1" wp14:anchorId="34E587E2" wp14:editId="3C39A70C">
            <wp:simplePos x="0" y="0"/>
            <wp:positionH relativeFrom="column">
              <wp:posOffset>4953000</wp:posOffset>
            </wp:positionH>
            <wp:positionV relativeFrom="paragraph">
              <wp:posOffset>147320</wp:posOffset>
            </wp:positionV>
            <wp:extent cx="609600" cy="628650"/>
            <wp:effectExtent l="0" t="0" r="0" b="0"/>
            <wp:wrapSquare wrapText="bothSides"/>
            <wp:docPr id="13" name="Picture 13" descr="http://windows8installation.com/wp-content/uploads/2012/02/vector-mouse-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indows8installation.com/wp-content/uploads/2012/02/vector-mouse-cursor.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41500" t="70925" r="42500"/>
                    <a:stretch/>
                  </pic:blipFill>
                  <pic:spPr bwMode="auto">
                    <a:xfrm>
                      <a:off x="0" y="0"/>
                      <a:ext cx="609600" cy="628650"/>
                    </a:xfrm>
                    <a:prstGeom prst="rect">
                      <a:avLst/>
                    </a:prstGeom>
                    <a:noFill/>
                    <a:ln>
                      <a:noFill/>
                    </a:ln>
                    <a:extLst>
                      <a:ext uri="{53640926-AAD7-44D8-BBD7-CCE9431645EC}">
                        <a14:shadowObscured xmlns:a14="http://schemas.microsoft.com/office/drawing/2010/main"/>
                      </a:ext>
                    </a:extLst>
                  </pic:spPr>
                </pic:pic>
              </a:graphicData>
            </a:graphic>
          </wp:anchor>
        </w:drawing>
      </w:r>
      <w:r w:rsidR="00BB2D6B">
        <w:t>Finally the mouse will be another way to navigate around the map. Holding the moues down on a spot and dragging in a direction will be used to pan around the map. And scrolling forward and backward will be used for zooming.</w:t>
      </w:r>
      <w:r>
        <w:t xml:space="preserve"> To make it obvious that the user can use the mouse to interact with the simulation the cursor of the mouse will change when it is move over the simulation from the default pointer to a navigation cursor.</w:t>
      </w:r>
    </w:p>
    <w:p w14:paraId="03ADD996" w14:textId="24A8E687" w:rsidR="009175B0" w:rsidRDefault="009175B0" w:rsidP="00340443"/>
    <w:p w14:paraId="6C1A3A9C" w14:textId="24E67684" w:rsidR="00C6667E" w:rsidRDefault="00C6667E" w:rsidP="00C6667E">
      <w:pPr>
        <w:pStyle w:val="Heading4"/>
      </w:pPr>
      <w:r>
        <w:t>The data panel</w:t>
      </w:r>
    </w:p>
    <w:p w14:paraId="3EF700CC" w14:textId="65221B8C" w:rsidR="00C6667E" w:rsidRDefault="003B5A7B" w:rsidP="00C6667E">
      <w:r>
        <w:t>The data panel is located in the centre of the screen. The data panel will be used to display information about the species in the simulation. It will be automatically updated as the simulation runs.</w:t>
      </w:r>
      <w:r w:rsidR="00235B1B">
        <w:t xml:space="preserve"> To make the information more compact, the data about each species will be expectable and contractible. The colour of each species in the table will be the same colour as it appears in the simulation. This will be done so that the user can easily spot which ants correspond to which species.</w:t>
      </w:r>
      <w:r w:rsidR="00B87C4D">
        <w:t xml:space="preserve"> And therefore speeding up their fluency with which they use the simulation. </w:t>
      </w:r>
    </w:p>
    <w:p w14:paraId="4ABB89A4" w14:textId="5CC2F600" w:rsidR="005525BC" w:rsidRDefault="005525BC" w:rsidP="00C6667E">
      <w:r>
        <w:t>The information displayed about each species will be:</w:t>
      </w:r>
    </w:p>
    <w:p w14:paraId="179C284E" w14:textId="0B9A5502" w:rsidR="005525BC" w:rsidRDefault="005525BC" w:rsidP="005525BC">
      <w:pPr>
        <w:pStyle w:val="ListParagraph"/>
        <w:numPr>
          <w:ilvl w:val="0"/>
          <w:numId w:val="61"/>
        </w:numPr>
      </w:pPr>
      <w:r w:rsidRPr="005525BC">
        <w:rPr>
          <w:b/>
        </w:rPr>
        <w:t>Birth rate/turn</w:t>
      </w:r>
      <w:r>
        <w:t xml:space="preserve"> – This is the number of ants born each turn for the species.</w:t>
      </w:r>
    </w:p>
    <w:p w14:paraId="03C5E7C9" w14:textId="7D85A866" w:rsidR="005525BC" w:rsidRDefault="005525BC" w:rsidP="005525BC">
      <w:pPr>
        <w:pStyle w:val="ListParagraph"/>
        <w:numPr>
          <w:ilvl w:val="0"/>
          <w:numId w:val="61"/>
        </w:numPr>
      </w:pPr>
      <w:r w:rsidRPr="005525BC">
        <w:rPr>
          <w:b/>
        </w:rPr>
        <w:t>Death rate/turn</w:t>
      </w:r>
      <w:r>
        <w:t xml:space="preserve"> – This is the number of ants which die each turn.</w:t>
      </w:r>
    </w:p>
    <w:p w14:paraId="50136433" w14:textId="53FDA219" w:rsidR="005525BC" w:rsidRDefault="005525BC" w:rsidP="005525BC">
      <w:pPr>
        <w:pStyle w:val="ListParagraph"/>
        <w:numPr>
          <w:ilvl w:val="0"/>
          <w:numId w:val="61"/>
        </w:numPr>
      </w:pPr>
      <w:r w:rsidRPr="005525BC">
        <w:rPr>
          <w:b/>
        </w:rPr>
        <w:t>Lifetime length</w:t>
      </w:r>
      <w:r>
        <w:t xml:space="preserve"> – This is the time in number of ticks that the species has been around for.</w:t>
      </w:r>
    </w:p>
    <w:p w14:paraId="3C3C0852" w14:textId="4D54E3C9" w:rsidR="005525BC" w:rsidRDefault="005525BC" w:rsidP="005525BC">
      <w:pPr>
        <w:pStyle w:val="ListParagraph"/>
        <w:numPr>
          <w:ilvl w:val="0"/>
          <w:numId w:val="61"/>
        </w:numPr>
      </w:pPr>
      <w:r w:rsidRPr="005525BC">
        <w:rPr>
          <w:b/>
        </w:rPr>
        <w:t>Total stored food</w:t>
      </w:r>
      <w:r>
        <w:t xml:space="preserve"> – This is the total amount of food in all nests in the species.</w:t>
      </w:r>
    </w:p>
    <w:p w14:paraId="72C79882" w14:textId="36A457AD" w:rsidR="005525BC" w:rsidRDefault="005525BC" w:rsidP="005525BC">
      <w:pPr>
        <w:pStyle w:val="ListParagraph"/>
        <w:numPr>
          <w:ilvl w:val="0"/>
          <w:numId w:val="61"/>
        </w:numPr>
      </w:pPr>
      <w:r w:rsidRPr="005525BC">
        <w:rPr>
          <w:b/>
        </w:rPr>
        <w:t>Number of ants</w:t>
      </w:r>
      <w:r>
        <w:t xml:space="preserve"> – This is the number of ants in the species.</w:t>
      </w:r>
    </w:p>
    <w:p w14:paraId="615E4439" w14:textId="2937CDF3" w:rsidR="005525BC" w:rsidRDefault="005525BC" w:rsidP="005525BC">
      <w:pPr>
        <w:pStyle w:val="ListParagraph"/>
        <w:numPr>
          <w:ilvl w:val="0"/>
          <w:numId w:val="61"/>
        </w:numPr>
      </w:pPr>
      <w:r w:rsidRPr="005525BC">
        <w:rPr>
          <w:b/>
        </w:rPr>
        <w:t>Number of nests</w:t>
      </w:r>
      <w:r>
        <w:t xml:space="preserve"> – This is the number of nests in the species.</w:t>
      </w:r>
    </w:p>
    <w:p w14:paraId="31A576BB" w14:textId="782C3E19" w:rsidR="003A283D" w:rsidRDefault="00A87197" w:rsidP="00C6667E">
      <w:r>
        <w:rPr>
          <w:noProof/>
          <w:lang w:eastAsia="en-GB"/>
        </w:rPr>
        <w:drawing>
          <wp:anchor distT="0" distB="0" distL="114300" distR="114300" simplePos="0" relativeHeight="251700736" behindDoc="0" locked="0" layoutInCell="1" allowOverlap="1" wp14:anchorId="43A58EC3" wp14:editId="1F387F4F">
            <wp:simplePos x="0" y="0"/>
            <wp:positionH relativeFrom="margin">
              <wp:posOffset>4829175</wp:posOffset>
            </wp:positionH>
            <wp:positionV relativeFrom="paragraph">
              <wp:posOffset>457835</wp:posOffset>
            </wp:positionV>
            <wp:extent cx="812165" cy="733425"/>
            <wp:effectExtent l="0" t="0" r="6985" b="9525"/>
            <wp:wrapSquare wrapText="bothSides"/>
            <wp:docPr id="12" name="Picture 12" descr="https://lh3.ggpht.com/-J7_LpuNxqFY/UASB9O4xbrI/AAAAAAAACfQ/bosrz-XV52o/s1600/Cursor+and+pointer+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3.ggpht.com/-J7_LpuNxqFY/UASB9O4xbrI/AAAAAAAACfQ/bosrz-XV52o/s1600/Cursor+and+pointer+Pic.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12165" cy="73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7C4D">
        <w:t xml:space="preserve">A single species will be able to be selected by clicking on it in the table. To symbolise a selected species it will be coloured a blue colour which is </w:t>
      </w:r>
      <w:r w:rsidR="00B87C4D" w:rsidRPr="00B87C4D">
        <w:t>synonymous</w:t>
      </w:r>
      <w:r w:rsidR="00B87C4D">
        <w:t xml:space="preserve"> with highlighted items in most web browsers. This will help the user to understand what happens when they click on a species from the table.</w:t>
      </w:r>
      <w:r w:rsidR="003A283D">
        <w:t xml:space="preserve"> </w:t>
      </w:r>
      <w:r>
        <w:t>What’s</w:t>
      </w:r>
      <w:r w:rsidR="003A283D">
        <w:t xml:space="preserve"> more the </w:t>
      </w:r>
      <w:r>
        <w:t>user’s</w:t>
      </w:r>
      <w:r w:rsidR="003A283D">
        <w:t xml:space="preserve"> cursor will change to a </w:t>
      </w:r>
      <w:r>
        <w:t>pointer</w:t>
      </w:r>
      <w:r w:rsidR="003A283D">
        <w:t xml:space="preserve"> rather than </w:t>
      </w:r>
      <w:r>
        <w:t>a default cursor when the user hovers over a species. This will make it obvious to the user that the item is intractable and will change when clicked. The reason the user will know this is because the pointer cursor is used when you hover over a hypertext link on a webpage.</w:t>
      </w:r>
      <w:r w:rsidR="003A283D">
        <w:t xml:space="preserve"> </w:t>
      </w:r>
    </w:p>
    <w:p w14:paraId="5FACF322" w14:textId="34519720" w:rsidR="00B87C4D" w:rsidRDefault="00B87C4D" w:rsidP="00C6667E">
      <w:r>
        <w:t xml:space="preserve">When a species is selected, the simulation will centre on a nest of that species in the simulation. Also the characteristics of that species will appear in the configuration panel. This allows the user to easily see more information about the species i.e. the location of its nests in the simulation and its </w:t>
      </w:r>
      <w:r w:rsidR="00C53861">
        <w:t>characteristics</w:t>
      </w:r>
      <w:r>
        <w:t>.</w:t>
      </w:r>
    </w:p>
    <w:p w14:paraId="385D68B7" w14:textId="6FFC42A4" w:rsidR="00C6667E" w:rsidRDefault="00C6667E" w:rsidP="00C6667E">
      <w:pPr>
        <w:pStyle w:val="Heading4"/>
      </w:pPr>
      <w:r>
        <w:t>The configuration panel</w:t>
      </w:r>
    </w:p>
    <w:p w14:paraId="307412A6" w14:textId="2A6BB154" w:rsidR="00C6667E" w:rsidRDefault="00C53861" w:rsidP="00C6667E">
      <w:r>
        <w:t xml:space="preserve">The configuration panel is located on the far right of the screen. It contains the characteristics of the selected species and allows them to be edited by using sliders. Sliders are used as they force type and range validation on the input. This is </w:t>
      </w:r>
      <w:r w:rsidR="003A283D">
        <w:t>extremely</w:t>
      </w:r>
      <w:r>
        <w:t xml:space="preserve"> useful as it decreases the</w:t>
      </w:r>
      <w:r w:rsidR="003A283D">
        <w:t xml:space="preserve"> amount of errors and warnings which the user will have to see (Errors and warnings are bad as they disrupt the users flow and may cause announce).</w:t>
      </w:r>
    </w:p>
    <w:p w14:paraId="007EA0E3" w14:textId="2A59E73E" w:rsidR="003A283D" w:rsidRDefault="003A283D" w:rsidP="00C6667E">
      <w:r>
        <w:lastRenderedPageBreak/>
        <w:t>The characteristics will be arranged in a logical order i.e. group related characteristics together. This will allow the user to more easily find characteristics quickly and explore how similar characteristics affect the simulation.</w:t>
      </w:r>
    </w:p>
    <w:p w14:paraId="0ACA5014" w14:textId="62129FBC" w:rsidR="009175B0" w:rsidRDefault="00ED40F2" w:rsidP="00C6667E">
      <w:r>
        <w:rPr>
          <w:noProof/>
          <w:lang w:eastAsia="en-GB"/>
        </w:rPr>
        <w:drawing>
          <wp:anchor distT="0" distB="0" distL="114300" distR="114300" simplePos="0" relativeHeight="251702784" behindDoc="0" locked="0" layoutInCell="1" allowOverlap="1" wp14:anchorId="3CBF88E7" wp14:editId="053B4F90">
            <wp:simplePos x="0" y="0"/>
            <wp:positionH relativeFrom="column">
              <wp:posOffset>5086350</wp:posOffset>
            </wp:positionH>
            <wp:positionV relativeFrom="paragraph">
              <wp:posOffset>13970</wp:posOffset>
            </wp:positionV>
            <wp:extent cx="657225" cy="638175"/>
            <wp:effectExtent l="0" t="0" r="9525" b="0"/>
            <wp:wrapSquare wrapText="bothSides"/>
            <wp:docPr id="14" name="Picture 14" descr="http://windows8installation.com/wp-content/uploads/2012/02/vector-mouse-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indows8installation.com/wp-content/uploads/2012/02/vector-mouse-cursor.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35242" r="82750" b="35242"/>
                    <a:stretch/>
                  </pic:blipFill>
                  <pic:spPr bwMode="auto">
                    <a:xfrm>
                      <a:off x="0" y="0"/>
                      <a:ext cx="657225" cy="638175"/>
                    </a:xfrm>
                    <a:prstGeom prst="rect">
                      <a:avLst/>
                    </a:prstGeom>
                    <a:noFill/>
                    <a:ln>
                      <a:noFill/>
                    </a:ln>
                    <a:extLst>
                      <a:ext uri="{53640926-AAD7-44D8-BBD7-CCE9431645EC}">
                        <a14:shadowObscured xmlns:a14="http://schemas.microsoft.com/office/drawing/2010/main"/>
                      </a:ext>
                    </a:extLst>
                  </pic:spPr>
                </pic:pic>
              </a:graphicData>
            </a:graphic>
          </wp:anchor>
        </w:drawing>
      </w:r>
      <w:r w:rsidR="009175B0">
        <w:t xml:space="preserve">As the impacts of the characteristics are not immediately </w:t>
      </w:r>
      <w:r>
        <w:t>obvious</w:t>
      </w:r>
      <w:r w:rsidR="009175B0">
        <w:t xml:space="preserve"> to the user a hover text will be provided i.e. when the user hovers over a chara</w:t>
      </w:r>
      <w:r>
        <w:t>cteristic a description of the characteristic will appear. So that the user will use this feature the cursor will change to a help cursor when the user hovers over a characteristic.</w:t>
      </w:r>
    </w:p>
    <w:p w14:paraId="104CF08E" w14:textId="6980EC0F" w:rsidR="00ED40F2" w:rsidRDefault="00ED40F2" w:rsidP="00C6667E">
      <w:r>
        <w:t xml:space="preserve">Aside from the characteristics, controls for choosing characteristics will also be </w:t>
      </w:r>
      <w:r w:rsidR="00A95D4E">
        <w:t>available</w:t>
      </w:r>
      <w:r>
        <w:t>. These controls are:</w:t>
      </w:r>
    </w:p>
    <w:p w14:paraId="14F75877" w14:textId="41FEE2E2" w:rsidR="00ED40F2" w:rsidRDefault="00ED40F2" w:rsidP="00ED40F2">
      <w:pPr>
        <w:pStyle w:val="ListParagraph"/>
        <w:numPr>
          <w:ilvl w:val="0"/>
          <w:numId w:val="59"/>
        </w:numPr>
      </w:pPr>
      <w:r w:rsidRPr="00A95D4E">
        <w:rPr>
          <w:b/>
        </w:rPr>
        <w:t>Random</w:t>
      </w:r>
      <w:r>
        <w:t xml:space="preserve"> – This will </w:t>
      </w:r>
      <w:r w:rsidR="00A95D4E">
        <w:t>generate</w:t>
      </w:r>
      <w:r>
        <w:t xml:space="preserve"> completely random characteristics. This is useful to the user as it easily allows them to see a wide range of the types of species which may appear in the simulation.</w:t>
      </w:r>
    </w:p>
    <w:p w14:paraId="4A9696CF" w14:textId="43E0F422" w:rsidR="00ED40F2" w:rsidRDefault="00ED40F2" w:rsidP="00ED40F2">
      <w:pPr>
        <w:pStyle w:val="ListParagraph"/>
        <w:numPr>
          <w:ilvl w:val="0"/>
          <w:numId w:val="59"/>
        </w:numPr>
      </w:pPr>
      <w:r w:rsidRPr="00A95D4E">
        <w:rPr>
          <w:b/>
        </w:rPr>
        <w:t>Reset</w:t>
      </w:r>
      <w:r>
        <w:t xml:space="preserve"> – This will reset all the characteristics of a species to the default values. This is clearly useful as it allows the user to mess around with characteristics to see their effect and then easily reset them all without refreshing the page.</w:t>
      </w:r>
    </w:p>
    <w:p w14:paraId="74121681" w14:textId="4F35AE0A" w:rsidR="00A95D4E" w:rsidRDefault="00A95D4E" w:rsidP="00A95D4E">
      <w:r>
        <w:t>Finally, data about the consequences of the characteristics values picked is displayed at the bottom of the panel. This information displayed will be:</w:t>
      </w:r>
    </w:p>
    <w:p w14:paraId="2F78FAAE" w14:textId="62954624" w:rsidR="00A95D4E" w:rsidRDefault="005525BC" w:rsidP="00A95D4E">
      <w:pPr>
        <w:pStyle w:val="ListParagraph"/>
        <w:numPr>
          <w:ilvl w:val="0"/>
          <w:numId w:val="60"/>
        </w:numPr>
      </w:pPr>
      <w:r w:rsidRPr="005525BC">
        <w:rPr>
          <w:b/>
        </w:rPr>
        <w:t>Worker food intake</w:t>
      </w:r>
      <w:r>
        <w:t xml:space="preserve"> – displays the amount of food it will take to generate a worker ant.</w:t>
      </w:r>
    </w:p>
    <w:p w14:paraId="2BF18E06" w14:textId="68040D5F" w:rsidR="005525BC" w:rsidRDefault="005525BC" w:rsidP="005525BC">
      <w:pPr>
        <w:pStyle w:val="ListParagraph"/>
        <w:numPr>
          <w:ilvl w:val="0"/>
          <w:numId w:val="60"/>
        </w:numPr>
      </w:pPr>
      <w:r w:rsidRPr="005525BC">
        <w:rPr>
          <w:b/>
        </w:rPr>
        <w:t>Soldier food intake</w:t>
      </w:r>
      <w:r>
        <w:t xml:space="preserve"> – displays the amount of food it will take to generate a worker ant.</w:t>
      </w:r>
    </w:p>
    <w:p w14:paraId="57829E05" w14:textId="77777777" w:rsidR="005525BC" w:rsidRDefault="005525BC" w:rsidP="005525BC">
      <w:pPr>
        <w:pStyle w:val="ListParagraph"/>
        <w:numPr>
          <w:ilvl w:val="0"/>
          <w:numId w:val="60"/>
        </w:numPr>
      </w:pPr>
      <w:r w:rsidRPr="005525BC">
        <w:rPr>
          <w:b/>
        </w:rPr>
        <w:t>Queen food intake</w:t>
      </w:r>
      <w:r>
        <w:t xml:space="preserve"> - displays the amount of food it will take to generate a worker ant.</w:t>
      </w:r>
    </w:p>
    <w:p w14:paraId="6B4E79A9" w14:textId="57DCBFEB" w:rsidR="005525BC" w:rsidRDefault="005525BC" w:rsidP="005525BC">
      <w:r>
        <w:t>This is useful to the user as it allows them to instantly see feedback from the change in characteristics i.e. as a change may take some time to be noticeable in the simulation.</w:t>
      </w:r>
    </w:p>
    <w:p w14:paraId="381E5999" w14:textId="77777777" w:rsidR="003E630B" w:rsidRDefault="003E630B" w:rsidP="003E630B">
      <w:pPr>
        <w:pStyle w:val="Heading4"/>
      </w:pPr>
      <w:r>
        <w:t>Colour scheme and fonts</w:t>
      </w:r>
    </w:p>
    <w:p w14:paraId="7F600770" w14:textId="3D1C17E5" w:rsidR="003E630B" w:rsidRDefault="009E2866" w:rsidP="003E630B">
      <w:r>
        <w:rPr>
          <w:noProof/>
          <w:lang w:eastAsia="en-GB"/>
        </w:rPr>
        <w:drawing>
          <wp:anchor distT="0" distB="0" distL="114300" distR="114300" simplePos="0" relativeHeight="251704832" behindDoc="0" locked="0" layoutInCell="1" allowOverlap="1" wp14:anchorId="07BE3689" wp14:editId="02A7EF25">
            <wp:simplePos x="0" y="0"/>
            <wp:positionH relativeFrom="column">
              <wp:posOffset>742950</wp:posOffset>
            </wp:positionH>
            <wp:positionV relativeFrom="paragraph">
              <wp:posOffset>934085</wp:posOffset>
            </wp:positionV>
            <wp:extent cx="1905000" cy="1485900"/>
            <wp:effectExtent l="0" t="0" r="0" b="0"/>
            <wp:wrapTopAndBottom/>
            <wp:docPr id="15" name="Picture 15" descr="https://upload.wikimedia.org/wikipedia/commons/thumb/2/28/HelveticaSpecimenCH.svg/200px-HelveticaSpecimenCH.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upload.wikimedia.org/wikipedia/commons/thumb/2/28/HelveticaSpecimenCH.svg/200px-HelveticaSpecimenCH.svg.png"/>
                    <pic:cNvPicPr>
                      <a:picLocks noChangeAspect="1" noChangeArrowheads="1"/>
                    </pic:cNvPicPr>
                  </pic:nvPicPr>
                  <pic:blipFill rotWithShape="1">
                    <a:blip r:embed="rId44">
                      <a:extLst>
                        <a:ext uri="{28A0092B-C50C-407E-A947-70E740481C1C}">
                          <a14:useLocalDpi xmlns:a14="http://schemas.microsoft.com/office/drawing/2010/main" val="0"/>
                        </a:ext>
                      </a:extLst>
                    </a:blip>
                    <a:srcRect b="33898"/>
                    <a:stretch/>
                  </pic:blipFill>
                  <pic:spPr bwMode="auto">
                    <a:xfrm>
                      <a:off x="0" y="0"/>
                      <a:ext cx="1905000" cy="1485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n-GB"/>
        </w:rPr>
        <w:drawing>
          <wp:anchor distT="0" distB="0" distL="114300" distR="114300" simplePos="0" relativeHeight="251703808" behindDoc="0" locked="0" layoutInCell="1" allowOverlap="1" wp14:anchorId="6BFC4A7F" wp14:editId="79CD93E4">
            <wp:simplePos x="0" y="0"/>
            <wp:positionH relativeFrom="column">
              <wp:posOffset>3133725</wp:posOffset>
            </wp:positionH>
            <wp:positionV relativeFrom="paragraph">
              <wp:posOffset>943610</wp:posOffset>
            </wp:positionV>
            <wp:extent cx="1905000" cy="1495425"/>
            <wp:effectExtent l="0" t="0" r="0" b="9525"/>
            <wp:wrapTopAndBottom/>
            <wp:docPr id="16" name="Picture 16" descr="https://upload.wikimedia.org/wikipedia/commons/thumb/2/21/Times_New_Roman-sample.svg/200px-Times_New_Roman-samp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upload.wikimedia.org/wikipedia/commons/thumb/2/21/Times_New_Roman-sample.svg/200px-Times_New_Roman-sample.svg.png"/>
                    <pic:cNvPicPr>
                      <a:picLocks noChangeAspect="1" noChangeArrowheads="1"/>
                    </pic:cNvPicPr>
                  </pic:nvPicPr>
                  <pic:blipFill rotWithShape="1">
                    <a:blip r:embed="rId45">
                      <a:extLst>
                        <a:ext uri="{28A0092B-C50C-407E-A947-70E740481C1C}">
                          <a14:useLocalDpi xmlns:a14="http://schemas.microsoft.com/office/drawing/2010/main" val="0"/>
                        </a:ext>
                      </a:extLst>
                    </a:blip>
                    <a:srcRect b="33474"/>
                    <a:stretch/>
                  </pic:blipFill>
                  <pic:spPr bwMode="auto">
                    <a:xfrm>
                      <a:off x="0" y="0"/>
                      <a:ext cx="1905000" cy="14954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E630B">
        <w:t xml:space="preserve">There will only be a single font used in the entire interface. This is to increase consistency in the page. The font used will be </w:t>
      </w:r>
      <w:r w:rsidR="003E630B" w:rsidRPr="008E11F8">
        <w:t>Helvetica</w:t>
      </w:r>
      <w:r w:rsidR="003E630B">
        <w:t xml:space="preserve">. </w:t>
      </w:r>
      <w:r w:rsidR="003E630B" w:rsidRPr="008E11F8">
        <w:t>Helvetica</w:t>
      </w:r>
      <w:r w:rsidR="003E630B">
        <w:t xml:space="preserve"> will be used as it is available on most modern operating systems and also it provides a clean and comfortable look for the page compared with more formal serif fonts like times new roman.</w:t>
      </w:r>
    </w:p>
    <w:p w14:paraId="565D6605" w14:textId="7997C9F7" w:rsidR="009E2866" w:rsidRDefault="009E2866" w:rsidP="003E630B"/>
    <w:p w14:paraId="09376FD7" w14:textId="7F8E0061" w:rsidR="003E630B" w:rsidRPr="00C6667E" w:rsidRDefault="003E630B" w:rsidP="005525BC">
      <w:r>
        <w:t>The colours used in the interface will be neutral black and white in each of the panels. The reason for this is to draw attention to the colours in the simulation which should be the main point of focus of the page. However a bright background around the panels may be used to make the page look fun.</w:t>
      </w:r>
    </w:p>
    <w:p w14:paraId="42AB2925" w14:textId="77777777" w:rsidR="008B2D5B" w:rsidRDefault="008B2D5B">
      <w:pPr>
        <w:pStyle w:val="Heading2"/>
        <w:spacing w:after="240"/>
      </w:pPr>
      <w:bookmarkStart w:id="510" w:name="_Toc382209215"/>
      <w:bookmarkStart w:id="511" w:name="_Toc382463973"/>
      <w:r>
        <w:lastRenderedPageBreak/>
        <w:t>UI sample of planned data capture and entry designs</w:t>
      </w:r>
      <w:bookmarkEnd w:id="509"/>
      <w:bookmarkEnd w:id="510"/>
      <w:bookmarkEnd w:id="511"/>
    </w:p>
    <w:p w14:paraId="3E7D1A27" w14:textId="0DA7A128" w:rsidR="00E44419" w:rsidRDefault="00E44419" w:rsidP="00613703">
      <w:r>
        <w:t>Data will be collected when the user edits a characteristic. Each characteristic is listed in the characteristics panel. Ranges are used to enter the data into the simulation, the reasons for this is to reduce the number of validation errors and warnings the user will have to see. This is because range inputs limit the input to a certain type and also between a certain ranges of values.</w:t>
      </w:r>
    </w:p>
    <w:p w14:paraId="7A5247F8" w14:textId="52A3FB8B" w:rsidR="00613703" w:rsidRPr="00613703" w:rsidRDefault="00E44419" w:rsidP="00613703">
      <w:r w:rsidRPr="00E44419">
        <w:rPr>
          <w:i/>
        </w:rPr>
        <w:t>Note</w:t>
      </w:r>
      <w:r>
        <w:t xml:space="preserve">: For UI for data capture see Configuration panel in </w:t>
      </w:r>
      <w:r w:rsidRPr="00E44419">
        <w:rPr>
          <w:highlight w:val="yellow"/>
        </w:rPr>
        <w:t>Interface Mock-ups</w:t>
      </w:r>
    </w:p>
    <w:p w14:paraId="419FEEED" w14:textId="77777777" w:rsidR="008B2D5B" w:rsidRDefault="008B2D5B">
      <w:pPr>
        <w:pStyle w:val="Heading2"/>
        <w:spacing w:after="240"/>
      </w:pPr>
      <w:bookmarkStart w:id="512" w:name="_Toc381971315"/>
      <w:bookmarkStart w:id="513" w:name="_Toc382209216"/>
      <w:bookmarkStart w:id="514" w:name="_Toc382463974"/>
      <w:r>
        <w:lastRenderedPageBreak/>
        <w:t>UI sample of planned valid output designs</w:t>
      </w:r>
      <w:bookmarkEnd w:id="512"/>
      <w:bookmarkEnd w:id="513"/>
      <w:bookmarkEnd w:id="514"/>
    </w:p>
    <w:p w14:paraId="520A0F4A" w14:textId="43D20CAA" w:rsidR="0018252B" w:rsidRPr="0018252B" w:rsidRDefault="0018252B" w:rsidP="0018252B">
      <w:pPr>
        <w:rPr>
          <w:ins w:id="515" w:author="01robinson" w:date="2014-03-13T08:50:00Z"/>
        </w:rPr>
      </w:pPr>
      <w:ins w:id="516" w:author="01robinson" w:date="2014-03-13T08:50:00Z">
        <w:r>
          <w:rPr>
            <w:noProof/>
            <w:lang w:eastAsia="en-GB"/>
          </w:rPr>
          <w:drawing>
            <wp:inline distT="0" distB="0" distL="0" distR="0" wp14:anchorId="3A9C190E" wp14:editId="0DAAE801">
              <wp:extent cx="5760720" cy="7680960"/>
              <wp:effectExtent l="0" t="0" r="0" b="0"/>
              <wp:docPr id="3" name="Picture 3" descr="N:\IMG_20140310_130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IMG_20140310_130914.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720" cy="7680960"/>
                      </a:xfrm>
                      <a:prstGeom prst="rect">
                        <a:avLst/>
                      </a:prstGeom>
                      <a:noFill/>
                      <a:ln>
                        <a:noFill/>
                      </a:ln>
                    </pic:spPr>
                  </pic:pic>
                </a:graphicData>
              </a:graphic>
            </wp:inline>
          </w:drawing>
        </w:r>
      </w:ins>
    </w:p>
    <w:p w14:paraId="659232B5" w14:textId="77777777" w:rsidR="00A04872" w:rsidRPr="004C5344" w:rsidRDefault="00153390" w:rsidP="00A04872">
      <w:r>
        <w:rPr>
          <w:noProof/>
          <w:lang w:val="en-US"/>
        </w:rPr>
        <w:lastRenderedPageBreak/>
        <w:pict w14:anchorId="3E818AF0">
          <v:shape id="Picture 3" o:spid="_x0000_i1026" type="#_x0000_t75" style="width:399.75pt;height:452.25pt;visibility:visible">
            <v:imagedata r:id="rId47" o:title="UI simulation (v1)"/>
          </v:shape>
        </w:pict>
      </w:r>
    </w:p>
    <w:p w14:paraId="56DDD894" w14:textId="77777777" w:rsidR="00A04872" w:rsidRDefault="00A04872" w:rsidP="00A04872">
      <w:pPr>
        <w:pStyle w:val="Heading4"/>
      </w:pPr>
      <w:r>
        <w:t>Colours</w:t>
      </w:r>
    </w:p>
    <w:p w14:paraId="2148496E" w14:textId="7C3F12F2" w:rsidR="00B951D2" w:rsidRDefault="00B951D2" w:rsidP="00A04872">
      <w:r>
        <w:t xml:space="preserve">Each species in the simulation will have a unique </w:t>
      </w:r>
      <w:r w:rsidR="00227DC3">
        <w:t>colour</w:t>
      </w:r>
      <w:r>
        <w:t xml:space="preserve">. This </w:t>
      </w:r>
      <w:r w:rsidR="00227DC3">
        <w:t>colour</w:t>
      </w:r>
      <w:r>
        <w:t xml:space="preserve"> will be randomly generated. This will mean that the simulation will be interesting as it will have many different colours. All ants, nests and pheromones</w:t>
      </w:r>
      <w:r w:rsidR="00227DC3">
        <w:t xml:space="preserve"> of the species will have this same colour.</w:t>
      </w:r>
    </w:p>
    <w:p w14:paraId="310B8836" w14:textId="0701DCB4" w:rsidR="00227DC3" w:rsidRDefault="00227DC3" w:rsidP="00A04872">
      <w:r>
        <w:t>Pheromones in the simulation will be displayed in the colour of the ant species however a much lighter tint, the strength of the pheromone determines the opacity of the colour so if there is lots of pheromones with a higher concentration or newly laid pheromones then the colour will be more vivid showing that is more active and recent while older more stagnant trials will be very light, as to not attract attention from the user.</w:t>
      </w:r>
    </w:p>
    <w:p w14:paraId="524E43C9" w14:textId="5C9FFB52" w:rsidR="00A04872" w:rsidRDefault="00A04872" w:rsidP="00A04872">
      <w:r>
        <w:t>Food is displayed as green a colour often associated with leaves, gras</w:t>
      </w:r>
      <w:r w:rsidR="00227DC3">
        <w:t>s… which are the food the ants</w:t>
      </w:r>
      <w:r>
        <w:t xml:space="preserve"> eat in real life.</w:t>
      </w:r>
      <w:r w:rsidR="00227DC3">
        <w:t xml:space="preserve"> This will be intuitive to the users as many games use the colour green the symbolise food.</w:t>
      </w:r>
    </w:p>
    <w:p w14:paraId="46827ACE" w14:textId="6286F877" w:rsidR="000C080E" w:rsidRDefault="000C080E" w:rsidP="000C080E">
      <w:pPr>
        <w:pStyle w:val="Heading4"/>
      </w:pPr>
      <w:r>
        <w:lastRenderedPageBreak/>
        <w:t>Shapes</w:t>
      </w:r>
    </w:p>
    <w:p w14:paraId="5325C8E2" w14:textId="14EB0278" w:rsidR="000C080E" w:rsidRDefault="000C080E" w:rsidP="000C080E">
      <w:r>
        <w:t xml:space="preserve">In the simulation a number of different shapes will be used to </w:t>
      </w:r>
      <w:r w:rsidR="0096333E">
        <w:t>differentiate</w:t>
      </w:r>
      <w:r>
        <w:t xml:space="preserve"> between different items. This is needed as ants, nests and pheromones from the same species will be the same colour</w:t>
      </w:r>
      <w:r w:rsidR="0096333E">
        <w:t xml:space="preserve"> and so to determine which is which their shape is used.</w:t>
      </w:r>
    </w:p>
    <w:p w14:paraId="16CA761C" w14:textId="74DD027B" w:rsidR="0096333E" w:rsidRDefault="0096333E" w:rsidP="000C080E">
      <w:r>
        <w:rPr>
          <w:noProof/>
          <w:lang w:eastAsia="en-GB"/>
        </w:rPr>
        <w:drawing>
          <wp:anchor distT="0" distB="0" distL="114300" distR="114300" simplePos="0" relativeHeight="251705856" behindDoc="0" locked="0" layoutInCell="1" allowOverlap="1" wp14:anchorId="76510F19" wp14:editId="7BB549CC">
            <wp:simplePos x="0" y="0"/>
            <wp:positionH relativeFrom="page">
              <wp:align>center</wp:align>
            </wp:positionH>
            <wp:positionV relativeFrom="paragraph">
              <wp:posOffset>1201420</wp:posOffset>
            </wp:positionV>
            <wp:extent cx="1352550" cy="619125"/>
            <wp:effectExtent l="0" t="0" r="0" b="9525"/>
            <wp:wrapTopAndBottom/>
            <wp:docPr id="17" name="Picture 17" descr="C:\Dropbox\projects\Ant-Simulation\writeup\assests\Design\User interface\shapes\worker ant\worker ant with and without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Dropbox\projects\Ant-Simulation\writeup\assests\Design\User interface\shapes\worker ant\worker ant with and without foo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352550" cy="619125"/>
                    </a:xfrm>
                    <a:prstGeom prst="rect">
                      <a:avLst/>
                    </a:prstGeom>
                    <a:noFill/>
                    <a:ln>
                      <a:noFill/>
                    </a:ln>
                  </pic:spPr>
                </pic:pic>
              </a:graphicData>
            </a:graphic>
          </wp:anchor>
        </w:drawing>
      </w:r>
      <w:r>
        <w:t>Worker ants will be a square. A square as opposed to a more lifelike representation of an ant is used as it will decrease clutter on the screen and allow the user to focus more on the behaviour of the ant rather than how it looks. When an ant is carrying food, it will have a smaller green square on its back. This will be useful as it will show to the user which ants are carrying food and so they can more easily monitor these ants behaviour. The square is green as it shows that they are carrying food, which is also green.</w:t>
      </w:r>
    </w:p>
    <w:p w14:paraId="5DB50DC3" w14:textId="70D354E4" w:rsidR="0096333E" w:rsidRDefault="00D81969" w:rsidP="000C080E">
      <w:r>
        <w:rPr>
          <w:noProof/>
          <w:lang w:eastAsia="en-GB"/>
        </w:rPr>
        <w:drawing>
          <wp:anchor distT="0" distB="0" distL="114300" distR="114300" simplePos="0" relativeHeight="251706880" behindDoc="0" locked="0" layoutInCell="1" allowOverlap="1" wp14:anchorId="7D54B01E" wp14:editId="53736B4C">
            <wp:simplePos x="0" y="0"/>
            <wp:positionH relativeFrom="page">
              <wp:align>center</wp:align>
            </wp:positionH>
            <wp:positionV relativeFrom="paragraph">
              <wp:posOffset>1739265</wp:posOffset>
            </wp:positionV>
            <wp:extent cx="1352550" cy="619125"/>
            <wp:effectExtent l="0" t="0" r="0" b="9525"/>
            <wp:wrapTopAndBottom/>
            <wp:docPr id="18" name="Picture 18" descr="C:\Dropbox\projects\Ant-Simulation\writeup\assests\Design\User interface\shapes\soldier ant\soldier ant attacking and not attac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Dropbox\projects\Ant-Simulation\writeup\assests\Design\User interface\shapes\soldier ant\soldier ant attacking and not attackin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52550" cy="619125"/>
                    </a:xfrm>
                    <a:prstGeom prst="rect">
                      <a:avLst/>
                    </a:prstGeom>
                    <a:noFill/>
                    <a:ln>
                      <a:noFill/>
                    </a:ln>
                  </pic:spPr>
                </pic:pic>
              </a:graphicData>
            </a:graphic>
          </wp:anchor>
        </w:drawing>
      </w:r>
      <w:r>
        <w:t>Soldier</w:t>
      </w:r>
      <w:r w:rsidR="0096333E">
        <w:t xml:space="preserve"> ants will be displayed as squares also. However </w:t>
      </w:r>
      <w:r>
        <w:t>soldier</w:t>
      </w:r>
      <w:r w:rsidR="0096333E">
        <w:t xml:space="preserve"> ants will have a white cross on them. The cross will turn red when they are attacking </w:t>
      </w:r>
      <w:r>
        <w:t>another</w:t>
      </w:r>
      <w:r w:rsidR="0096333E">
        <w:t xml:space="preserve"> ant. Red was </w:t>
      </w:r>
      <w:r>
        <w:t>chosen</w:t>
      </w:r>
      <w:r w:rsidR="0096333E">
        <w:t xml:space="preserve"> as it is often seen as a colour</w:t>
      </w:r>
      <w:r>
        <w:t xml:space="preserve"> associated with anger and therefore attacking/fighting will be logically assumed. The change in colour of the cross is useful as it tells the user extra information about the current goal of the ant or why they are behaving in a particular way e.g. why are they following another ant.</w:t>
      </w:r>
    </w:p>
    <w:p w14:paraId="69270A3B" w14:textId="02CBA8E3" w:rsidR="00D81969" w:rsidRDefault="00D81969" w:rsidP="000C080E">
      <w:r>
        <w:rPr>
          <w:noProof/>
          <w:lang w:eastAsia="en-GB"/>
        </w:rPr>
        <w:drawing>
          <wp:anchor distT="0" distB="0" distL="114300" distR="114300" simplePos="0" relativeHeight="251707904" behindDoc="0" locked="0" layoutInCell="1" allowOverlap="1" wp14:anchorId="21F9758B" wp14:editId="60A3FA79">
            <wp:simplePos x="0" y="0"/>
            <wp:positionH relativeFrom="margin">
              <wp:align>center</wp:align>
            </wp:positionH>
            <wp:positionV relativeFrom="paragraph">
              <wp:posOffset>1769110</wp:posOffset>
            </wp:positionV>
            <wp:extent cx="676275" cy="619125"/>
            <wp:effectExtent l="0" t="0" r="9525" b="9525"/>
            <wp:wrapTopAndBottom/>
            <wp:docPr id="19" name="Picture 19" descr="C:\Dropbox\projects\Ant-Simulation\writeup\assests\Design\User interface\shapes\queen ant\queen 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Dropbox\projects\Ant-Simulation\writeup\assests\Design\User interface\shapes\queen ant\queen ant.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76275" cy="619125"/>
                    </a:xfrm>
                    <a:prstGeom prst="rect">
                      <a:avLst/>
                    </a:prstGeom>
                    <a:noFill/>
                    <a:ln>
                      <a:noFill/>
                    </a:ln>
                  </pic:spPr>
                </pic:pic>
              </a:graphicData>
            </a:graphic>
          </wp:anchor>
        </w:drawing>
      </w:r>
      <w:r>
        <w:t>The queen ant differs from both the soldier ant and the worker ant in its shape. The queen ant will be a circle. This is because queen ants are of particular importance as they have the ability to create a new nest and therefore will be of interest to the user. Furthermore queen ants will be much less likely to be born and so it will be a rare event when one is created. To maximise the chance that the user will be able to spot the queen ant its shape will be different from all of the other ants.</w:t>
      </w:r>
    </w:p>
    <w:p w14:paraId="51E8B188" w14:textId="512774B7" w:rsidR="00D81969" w:rsidRDefault="00DA7093" w:rsidP="000C080E">
      <w:r>
        <w:t>A nest in the simulation will be a large square. This is chosen as due to its size it will be immediately obvious to the user where it is.</w:t>
      </w:r>
    </w:p>
    <w:p w14:paraId="71B56C44" w14:textId="1438C423" w:rsidR="00DA7093" w:rsidRDefault="00DA7093" w:rsidP="000C080E">
      <w:r>
        <w:t>Food in the simulation will be displayed as a collection of dots. The number of dots will represents the amount of food in the cell. This is done so that it will be easy for the user to estimate the concatenations of food in particular regions of the map just by glancing at the area.</w:t>
      </w:r>
    </w:p>
    <w:p w14:paraId="60C928BD" w14:textId="1E2B82AE" w:rsidR="00DA7093" w:rsidRPr="000C080E" w:rsidRDefault="00DA7093" w:rsidP="000C080E">
      <w:r>
        <w:t>Pheromones will be displayed as long trials behind ants. This is much like in real life hover the trials are invisible to the naked eye. The trials will be visible so that the user can easily see the areas of high activity by looking for the areas with the most concentrated pheromones. It will also be nice for the user to be able to see the trials of where ants have been moving, and also see what trials are influencing the movement of ants.</w:t>
      </w:r>
    </w:p>
    <w:p w14:paraId="6864B63E" w14:textId="77777777" w:rsidR="00A04872" w:rsidRDefault="00A04872">
      <w:pPr>
        <w:pStyle w:val="Heading2"/>
        <w:spacing w:after="240"/>
      </w:pPr>
      <w:bookmarkStart w:id="517" w:name="_Toc381971316"/>
      <w:bookmarkStart w:id="518" w:name="_Toc382209217"/>
      <w:bookmarkStart w:id="519" w:name="_Toc382463975"/>
      <w:r>
        <w:lastRenderedPageBreak/>
        <w:t>Description of measures planned for security and integrity of data</w:t>
      </w:r>
      <w:bookmarkEnd w:id="517"/>
      <w:bookmarkEnd w:id="518"/>
      <w:bookmarkEnd w:id="519"/>
    </w:p>
    <w:p w14:paraId="7AB04E1F" w14:textId="77777777" w:rsidR="00A04872" w:rsidRPr="00A04872" w:rsidRDefault="00A04872" w:rsidP="00A04872">
      <w:r>
        <w:t xml:space="preserve">There is no </w:t>
      </w:r>
      <w:r w:rsidR="0036268B">
        <w:t>sensitive</w:t>
      </w:r>
      <w:r>
        <w:t xml:space="preserve"> personal information </w:t>
      </w:r>
      <w:r w:rsidR="0036268B">
        <w:t>recorded</w:t>
      </w:r>
      <w:r>
        <w:t xml:space="preserve"> or entered into the </w:t>
      </w:r>
      <w:r w:rsidR="0036268B">
        <w:t>system</w:t>
      </w:r>
      <w:r>
        <w:t xml:space="preserve"> so the integrity of data is not applicable to my project.</w:t>
      </w:r>
    </w:p>
    <w:p w14:paraId="3363A1DF" w14:textId="71CAA250" w:rsidR="00A404AD" w:rsidRPr="00A404AD" w:rsidRDefault="008B2D5B" w:rsidP="00E942B6">
      <w:pPr>
        <w:pStyle w:val="Heading2"/>
        <w:spacing w:after="240"/>
      </w:pPr>
      <w:bookmarkStart w:id="520" w:name="_Toc381971317"/>
      <w:bookmarkStart w:id="521" w:name="_Toc382209218"/>
      <w:bookmarkStart w:id="522" w:name="_Toc382463976"/>
      <w:commentRangeStart w:id="523"/>
      <w:r>
        <w:t xml:space="preserve">Description of measures planned for </w:t>
      </w:r>
      <w:r w:rsidR="00A04872">
        <w:t xml:space="preserve">system </w:t>
      </w:r>
      <w:r>
        <w:t>security and integrity of data</w:t>
      </w:r>
      <w:commentRangeEnd w:id="523"/>
      <w:r w:rsidR="00E942B6" w:rsidRPr="00401A2F">
        <w:rPr>
          <w:rStyle w:val="CommentReference"/>
          <w:rFonts w:asciiTheme="minorHAnsi" w:hAnsiTheme="minorHAnsi"/>
          <w:color w:val="auto"/>
        </w:rPr>
        <w:commentReference w:id="523"/>
      </w:r>
      <w:bookmarkEnd w:id="520"/>
      <w:bookmarkEnd w:id="521"/>
      <w:bookmarkEnd w:id="522"/>
    </w:p>
    <w:p w14:paraId="79A3CBBB" w14:textId="73B57D1E" w:rsidR="006D244F" w:rsidRPr="006D244F" w:rsidRDefault="006D244F" w:rsidP="006D244F">
      <w:pPr>
        <w:rPr>
          <w:ins w:id="524" w:author="01robinson" w:date="2014-03-13T08:50:00Z"/>
        </w:rPr>
      </w:pPr>
      <w:bookmarkStart w:id="525" w:name="_Toc381971318"/>
      <w:ins w:id="526" w:author="01robinson" w:date="2014-03-13T08:50:00Z">
        <w:r>
          <w:t xml:space="preserve">There will be no </w:t>
        </w:r>
      </w:ins>
    </w:p>
    <w:p w14:paraId="1045A77B" w14:textId="77777777" w:rsidR="008B2D5B" w:rsidRDefault="008B2D5B">
      <w:pPr>
        <w:pStyle w:val="Heading2"/>
        <w:spacing w:after="240"/>
      </w:pPr>
      <w:bookmarkStart w:id="527" w:name="_Toc382209219"/>
      <w:bookmarkStart w:id="528" w:name="_Toc382463977"/>
      <w:r>
        <w:t>Overall test strategy</w:t>
      </w:r>
      <w:bookmarkEnd w:id="525"/>
      <w:bookmarkEnd w:id="527"/>
      <w:bookmarkEnd w:id="528"/>
    </w:p>
    <w:p w14:paraId="6EA3EFC3" w14:textId="75D53BB0" w:rsidR="00402880" w:rsidRPr="00402880" w:rsidRDefault="00402880" w:rsidP="00402880">
      <w:r>
        <w:t xml:space="preserve">As part of the development strategy methods from test driven development will be used to create parts of the application. This means that for some parts of the project unit tests will be written which will be </w:t>
      </w:r>
      <w:r w:rsidR="001C6E31">
        <w:t>used to aid development.</w:t>
      </w:r>
      <w:r w:rsidR="00D112E8">
        <w:t xml:space="preserve"> This will mean that a testing framework will be used during the development of the project to generate and automatically tests these tests.</w:t>
      </w:r>
    </w:p>
    <w:p w14:paraId="513BB134" w14:textId="67DF0DBB" w:rsidR="00B82233" w:rsidRDefault="00096AFB" w:rsidP="00B82233">
      <w:r>
        <w:t xml:space="preserve">White box test Ant, worker, queen, soldier and nest classes because methods of </w:t>
      </w:r>
      <w:r w:rsidR="00CC14BD">
        <w:t>these</w:t>
      </w:r>
      <w:r>
        <w:t xml:space="preserve"> classes will primarily contain logic and so it is important to test each non trivial logical path to insure that the procedures perform correctly. Utilities functions i.e. functions which do not belong to any class but provide useful actions which can be applicable to many situations, will be black box unit tested. This is because these functions will more mathematically oriented rather than logically e.g. the angle between two points.</w:t>
      </w:r>
    </w:p>
    <w:p w14:paraId="57F6870A" w14:textId="2854C172" w:rsidR="006B3E90" w:rsidRDefault="006B3E90" w:rsidP="00B82233">
      <w:r>
        <w:t xml:space="preserve">As the tool will be used </w:t>
      </w:r>
      <w:r w:rsidR="00402880">
        <w:t>outside</w:t>
      </w:r>
      <w:r>
        <w:t xml:space="preserve"> the classroom i.e. it is set for homework, it is important for the toll to work on multiple platforms. So it will be tested on multiple platforms (Operating systems and browsers) to make sure that it can be used outside the classroom. Due to the large numbers of possible operating systems and web browser combinations it is needed to limit these tests to only the most popular choices.</w:t>
      </w:r>
    </w:p>
    <w:p w14:paraId="415D1096" w14:textId="5829D5A9" w:rsidR="006B3E90" w:rsidRDefault="006B3E90" w:rsidP="00B82233">
      <w:r>
        <w:t>The simulation will be very intensive for large numbers of ants, so it will be needed to carry out a stress test to check that the simulation will be able to cope on the hardware available in the class room.</w:t>
      </w:r>
    </w:p>
    <w:p w14:paraId="5DC8D07A" w14:textId="2973ED9A" w:rsidR="006B3E90" w:rsidRDefault="006B3E90" w:rsidP="00B82233">
      <w:r>
        <w:t>User interface functional testing will also be carried out to test that the user interface works as expected. This includes that buttons perform the correct actions and that inputs and outputs are displayed correctly.</w:t>
      </w:r>
    </w:p>
    <w:p w14:paraId="23DE7D26" w14:textId="15656A19" w:rsidR="006B3E90" w:rsidRPr="00B82233" w:rsidRDefault="00402880" w:rsidP="00B82233">
      <w:r>
        <w:t>Finally it will be necessary to test the simulation against real life biological models. As the simulation will model ants it should be able to be compared to real life ants and produce similar results/patterns. This is needed to show that the simulation truly models ants.</w:t>
      </w:r>
    </w:p>
    <w:p w14:paraId="5B36C763" w14:textId="77777777" w:rsidR="004D3202" w:rsidRDefault="002B05A9">
      <w:pPr>
        <w:pStyle w:val="Heading1"/>
        <w:spacing w:after="240"/>
      </w:pPr>
      <w:bookmarkStart w:id="529" w:name="_Toc381971319"/>
      <w:bookmarkStart w:id="530" w:name="_Toc382209220"/>
      <w:bookmarkStart w:id="531" w:name="_Toc382463978"/>
      <w:r>
        <w:lastRenderedPageBreak/>
        <w:t xml:space="preserve">Section 3: </w:t>
      </w:r>
      <w:r w:rsidR="004D3202">
        <w:t>Technical Solution</w:t>
      </w:r>
      <w:bookmarkEnd w:id="529"/>
      <w:bookmarkEnd w:id="530"/>
      <w:bookmarkEnd w:id="531"/>
    </w:p>
    <w:p w14:paraId="5F8C1986" w14:textId="77777777" w:rsidR="004D3202" w:rsidRDefault="002B05A9">
      <w:pPr>
        <w:pStyle w:val="Heading1"/>
        <w:spacing w:after="240"/>
      </w:pPr>
      <w:bookmarkStart w:id="532" w:name="_Toc381971320"/>
      <w:bookmarkStart w:id="533" w:name="_Toc382209221"/>
      <w:bookmarkStart w:id="534" w:name="_Toc382463979"/>
      <w:r>
        <w:t xml:space="preserve">Section 4: </w:t>
      </w:r>
      <w:r w:rsidR="004D3202">
        <w:t>System Testing</w:t>
      </w:r>
      <w:bookmarkEnd w:id="532"/>
      <w:bookmarkEnd w:id="533"/>
      <w:bookmarkEnd w:id="534"/>
    </w:p>
    <w:p w14:paraId="4F4919E0" w14:textId="09ADC86F" w:rsidR="00EE057F" w:rsidRPr="0035076E" w:rsidRDefault="002B05A9" w:rsidP="0035076E">
      <w:pPr>
        <w:pStyle w:val="Heading1"/>
        <w:spacing w:after="240"/>
      </w:pPr>
      <w:bookmarkStart w:id="535" w:name="_Toc381971321"/>
      <w:bookmarkStart w:id="536" w:name="_Toc382209222"/>
      <w:bookmarkStart w:id="537" w:name="_Toc382463980"/>
      <w:r>
        <w:t xml:space="preserve">Section 5: </w:t>
      </w:r>
      <w:r w:rsidR="004D3202">
        <w:t>System Maintenance</w:t>
      </w:r>
      <w:bookmarkEnd w:id="535"/>
      <w:bookmarkEnd w:id="536"/>
      <w:bookmarkEnd w:id="537"/>
    </w:p>
    <w:p w14:paraId="755E25C9" w14:textId="4A32C906" w:rsidR="004D3202" w:rsidRDefault="002B05A9">
      <w:pPr>
        <w:pStyle w:val="Heading1"/>
        <w:spacing w:after="240"/>
      </w:pPr>
      <w:bookmarkStart w:id="538" w:name="_Toc381971322"/>
      <w:bookmarkStart w:id="539" w:name="_Toc382209223"/>
      <w:bookmarkStart w:id="540" w:name="_Toc382463981"/>
      <w:r>
        <w:t xml:space="preserve">Section 6: </w:t>
      </w:r>
      <w:r w:rsidR="004D3202">
        <w:t>User Manual</w:t>
      </w:r>
      <w:bookmarkEnd w:id="538"/>
      <w:bookmarkEnd w:id="539"/>
      <w:bookmarkEnd w:id="540"/>
    </w:p>
    <w:p w14:paraId="37DC84C2" w14:textId="77777777" w:rsidR="004D3202" w:rsidRDefault="002B05A9">
      <w:pPr>
        <w:pStyle w:val="Heading1"/>
        <w:spacing w:after="240"/>
      </w:pPr>
      <w:bookmarkStart w:id="541" w:name="_Toc381971323"/>
      <w:bookmarkStart w:id="542" w:name="_Toc382209224"/>
      <w:bookmarkStart w:id="543" w:name="_Toc382463982"/>
      <w:r>
        <w:t xml:space="preserve">Section 7: </w:t>
      </w:r>
      <w:r w:rsidR="004D3202">
        <w:t>Evaluation</w:t>
      </w:r>
      <w:bookmarkEnd w:id="541"/>
      <w:bookmarkEnd w:id="542"/>
      <w:bookmarkEnd w:id="543"/>
    </w:p>
    <w:p w14:paraId="21DDE051" w14:textId="77777777" w:rsidR="006B6096" w:rsidRDefault="006B6096" w:rsidP="00BC3BA0">
      <w:pPr>
        <w:pStyle w:val="Heading1"/>
      </w:pPr>
      <w:bookmarkStart w:id="544" w:name="_Toc381971324"/>
      <w:bookmarkStart w:id="545" w:name="_Toc382209225"/>
      <w:bookmarkStart w:id="546" w:name="_Toc382463983"/>
      <w:r>
        <w:t>Appendix A: Availability of Teaching Materials on Evolution</w:t>
      </w:r>
      <w:bookmarkEnd w:id="544"/>
      <w:bookmarkEnd w:id="545"/>
      <w:bookmarkEnd w:id="546"/>
    </w:p>
    <w:p w14:paraId="57F35519" w14:textId="77777777" w:rsidR="006B6096" w:rsidRDefault="006B6096">
      <w:pPr>
        <w:spacing w:after="240"/>
      </w:pPr>
    </w:p>
    <w:p w14:paraId="2D147979" w14:textId="77777777" w:rsidR="006B6096" w:rsidRDefault="006B6096" w:rsidP="00D74197">
      <w:pPr>
        <w:pStyle w:val="Heading2"/>
      </w:pPr>
      <w:bookmarkStart w:id="547" w:name="_Toc381971325"/>
      <w:bookmarkStart w:id="548" w:name="_Toc382209226"/>
      <w:bookmarkStart w:id="549" w:name="_Toc382463984"/>
      <w:r>
        <w:t>Online research</w:t>
      </w:r>
      <w:bookmarkEnd w:id="547"/>
      <w:bookmarkEnd w:id="548"/>
      <w:bookmarkEnd w:id="549"/>
    </w:p>
    <w:p w14:paraId="0584E530" w14:textId="77777777" w:rsidR="00C0588F" w:rsidRDefault="00C0588F">
      <w:pPr>
        <w:spacing w:after="240"/>
      </w:pPr>
      <w:r>
        <w:t>The following sources illustrate the types of materials which are available for school teachers on the subject of evolution and related subjects (such as conservation).</w:t>
      </w:r>
    </w:p>
    <w:p w14:paraId="565907D3" w14:textId="77777777" w:rsidR="00C0588F" w:rsidRDefault="00C0588F">
      <w:pPr>
        <w:spacing w:after="240"/>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550" w:author="Alex Robinson" w:date="2014-03-13T08:50:00Z">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3358"/>
        <w:gridCol w:w="2971"/>
        <w:gridCol w:w="2733"/>
        <w:tblGridChange w:id="551">
          <w:tblGrid>
            <w:gridCol w:w="3442"/>
            <w:gridCol w:w="3045"/>
            <w:gridCol w:w="2801"/>
          </w:tblGrid>
        </w:tblGridChange>
      </w:tblGrid>
      <w:tr w:rsidR="00C0588F" w14:paraId="3B022F5E" w14:textId="77777777" w:rsidTr="00B951D2">
        <w:tc>
          <w:tcPr>
            <w:tcW w:w="1853" w:type="pct"/>
            <w:tcPrChange w:id="552" w:author="Alex Robinson" w:date="2014-03-13T08:50:00Z">
              <w:tcPr>
                <w:tcW w:w="1853" w:type="pct"/>
              </w:tcPr>
            </w:tcPrChange>
          </w:tcPr>
          <w:p w14:paraId="308E1BFF" w14:textId="77777777" w:rsidR="00C0588F" w:rsidRPr="004448E1" w:rsidRDefault="00C0588F">
            <w:pPr>
              <w:tabs>
                <w:tab w:val="left" w:pos="992"/>
              </w:tabs>
              <w:spacing w:after="240" w:line="276" w:lineRule="auto"/>
              <w:rPr>
                <w:b/>
                <w:sz w:val="24"/>
              </w:rPr>
            </w:pPr>
            <w:r>
              <w:rPr>
                <w:b/>
                <w:sz w:val="24"/>
              </w:rPr>
              <w:t>Website</w:t>
            </w:r>
          </w:p>
        </w:tc>
        <w:tc>
          <w:tcPr>
            <w:tcW w:w="1639" w:type="pct"/>
            <w:tcPrChange w:id="553" w:author="Alex Robinson" w:date="2014-03-13T08:50:00Z">
              <w:tcPr>
                <w:tcW w:w="1639" w:type="pct"/>
              </w:tcPr>
            </w:tcPrChange>
          </w:tcPr>
          <w:p w14:paraId="56D4C028" w14:textId="77777777" w:rsidR="00C0588F" w:rsidRPr="004448E1" w:rsidRDefault="00C0588F">
            <w:pPr>
              <w:spacing w:after="240" w:line="276" w:lineRule="auto"/>
              <w:rPr>
                <w:b/>
                <w:sz w:val="24"/>
              </w:rPr>
            </w:pPr>
            <w:r>
              <w:rPr>
                <w:b/>
                <w:sz w:val="24"/>
              </w:rPr>
              <w:t>Materials available</w:t>
            </w:r>
          </w:p>
        </w:tc>
        <w:tc>
          <w:tcPr>
            <w:tcW w:w="1508" w:type="pct"/>
            <w:tcPrChange w:id="554" w:author="Alex Robinson" w:date="2014-03-13T08:50:00Z">
              <w:tcPr>
                <w:tcW w:w="1508" w:type="pct"/>
              </w:tcPr>
            </w:tcPrChange>
          </w:tcPr>
          <w:p w14:paraId="3ADC930D" w14:textId="77777777" w:rsidR="00C0588F" w:rsidRPr="004448E1" w:rsidRDefault="00C0588F">
            <w:pPr>
              <w:spacing w:after="240" w:line="276" w:lineRule="auto"/>
              <w:rPr>
                <w:b/>
                <w:sz w:val="24"/>
              </w:rPr>
            </w:pPr>
            <w:r>
              <w:rPr>
                <w:b/>
                <w:sz w:val="24"/>
              </w:rPr>
              <w:t>Assessment</w:t>
            </w:r>
          </w:p>
        </w:tc>
      </w:tr>
      <w:tr w:rsidR="00C0588F" w14:paraId="4B394117" w14:textId="77777777" w:rsidTr="00B951D2">
        <w:tc>
          <w:tcPr>
            <w:tcW w:w="1853" w:type="pct"/>
            <w:tcPrChange w:id="555" w:author="Alex Robinson" w:date="2014-03-13T08:50:00Z">
              <w:tcPr>
                <w:tcW w:w="1853" w:type="pct"/>
              </w:tcPr>
            </w:tcPrChange>
          </w:tcPr>
          <w:p w14:paraId="5DDFF43A" w14:textId="77777777" w:rsidR="00C0588F" w:rsidRDefault="00C0588F">
            <w:pPr>
              <w:spacing w:after="240" w:line="276" w:lineRule="auto"/>
            </w:pPr>
            <w:r w:rsidRPr="009926B5">
              <w:t>http://www.arkive.org/ed</w:t>
            </w:r>
            <w:r>
              <w:t>ucation/</w:t>
            </w:r>
          </w:p>
          <w:p w14:paraId="73A92F0E" w14:textId="77777777" w:rsidR="00C0588F" w:rsidRPr="009926B5" w:rsidRDefault="00C0588F">
            <w:pPr>
              <w:spacing w:after="240" w:line="276" w:lineRule="auto"/>
            </w:pPr>
            <w:r w:rsidRPr="009926B5">
              <w:t>(searched 2/10/13)</w:t>
            </w:r>
          </w:p>
        </w:tc>
        <w:tc>
          <w:tcPr>
            <w:tcW w:w="1639" w:type="pct"/>
            <w:tcPrChange w:id="556" w:author="Alex Robinson" w:date="2014-03-13T08:50:00Z">
              <w:tcPr>
                <w:tcW w:w="1639" w:type="pct"/>
              </w:tcPr>
            </w:tcPrChange>
          </w:tcPr>
          <w:p w14:paraId="3C7F320F" w14:textId="77777777" w:rsidR="00C0588F" w:rsidRDefault="00C0588F" w:rsidP="00401A2F">
            <w:pPr>
              <w:pStyle w:val="ListParagraph"/>
              <w:numPr>
                <w:ilvl w:val="0"/>
                <w:numId w:val="1"/>
              </w:numPr>
              <w:spacing w:after="240" w:line="240" w:lineRule="auto"/>
              <w:ind w:left="268" w:hanging="268"/>
            </w:pPr>
            <w:r>
              <w:t>Presentations, teacher notes and spreadsheets on numbers of Finch variations in the Galapagos Islands and on peppered moths</w:t>
            </w:r>
          </w:p>
          <w:p w14:paraId="76B03A98" w14:textId="77777777" w:rsidR="00C0588F" w:rsidRDefault="00C0588F" w:rsidP="00401A2F">
            <w:pPr>
              <w:pStyle w:val="ListParagraph"/>
              <w:numPr>
                <w:ilvl w:val="0"/>
                <w:numId w:val="1"/>
              </w:numPr>
              <w:spacing w:after="240" w:line="240" w:lineRule="auto"/>
              <w:ind w:left="268" w:hanging="268"/>
            </w:pPr>
            <w:r>
              <w:t>Aimed at 14-16 and 16-18 age groups</w:t>
            </w:r>
          </w:p>
        </w:tc>
        <w:tc>
          <w:tcPr>
            <w:tcW w:w="1508" w:type="pct"/>
            <w:tcPrChange w:id="557" w:author="Alex Robinson" w:date="2014-03-13T08:50:00Z">
              <w:tcPr>
                <w:tcW w:w="1508" w:type="pct"/>
              </w:tcPr>
            </w:tcPrChange>
          </w:tcPr>
          <w:p w14:paraId="61C4CE8E" w14:textId="77777777" w:rsidR="00C0588F" w:rsidRDefault="00C0588F" w:rsidP="00401A2F">
            <w:pPr>
              <w:pStyle w:val="ListParagraph"/>
              <w:numPr>
                <w:ilvl w:val="0"/>
                <w:numId w:val="1"/>
              </w:numPr>
              <w:spacing w:after="240" w:line="240" w:lineRule="auto"/>
              <w:ind w:left="268" w:hanging="268"/>
            </w:pPr>
            <w:r>
              <w:t>Focus on conservation</w:t>
            </w:r>
          </w:p>
          <w:p w14:paraId="563508CF" w14:textId="77777777" w:rsidR="00C0588F" w:rsidRDefault="00C0588F" w:rsidP="00401A2F">
            <w:pPr>
              <w:pStyle w:val="ListParagraph"/>
              <w:numPr>
                <w:ilvl w:val="0"/>
                <w:numId w:val="1"/>
              </w:numPr>
              <w:spacing w:after="240" w:line="240" w:lineRule="auto"/>
              <w:ind w:left="268" w:hanging="268"/>
            </w:pPr>
            <w:r>
              <w:t>Attractive materials</w:t>
            </w:r>
          </w:p>
          <w:p w14:paraId="4B9FC444" w14:textId="77777777" w:rsidR="00C0588F" w:rsidRDefault="00C0588F" w:rsidP="00401A2F">
            <w:pPr>
              <w:pStyle w:val="ListParagraph"/>
              <w:numPr>
                <w:ilvl w:val="0"/>
                <w:numId w:val="1"/>
              </w:numPr>
              <w:spacing w:after="240" w:line="240" w:lineRule="auto"/>
              <w:ind w:left="268" w:hanging="268"/>
            </w:pPr>
            <w:r>
              <w:t>No online or computer simulation tools on evolution but some data which can be used in classrooms</w:t>
            </w:r>
          </w:p>
        </w:tc>
      </w:tr>
      <w:tr w:rsidR="00C0588F" w14:paraId="1279C599" w14:textId="77777777" w:rsidTr="00B951D2">
        <w:tc>
          <w:tcPr>
            <w:tcW w:w="1853" w:type="pct"/>
            <w:tcPrChange w:id="558" w:author="Alex Robinson" w:date="2014-03-13T08:50:00Z">
              <w:tcPr>
                <w:tcW w:w="1853" w:type="pct"/>
              </w:tcPr>
            </w:tcPrChange>
          </w:tcPr>
          <w:p w14:paraId="6E82E7C5" w14:textId="77777777" w:rsidR="00C0588F" w:rsidRPr="009926B5" w:rsidRDefault="00C0588F">
            <w:pPr>
              <w:spacing w:after="240" w:line="276" w:lineRule="auto"/>
            </w:pPr>
            <w:r w:rsidRPr="001B77AE">
              <w:rPr>
                <w:highlight w:val="yellow"/>
              </w:rPr>
              <w:t>More to be added</w:t>
            </w:r>
          </w:p>
        </w:tc>
        <w:tc>
          <w:tcPr>
            <w:tcW w:w="1639" w:type="pct"/>
            <w:tcPrChange w:id="559" w:author="Alex Robinson" w:date="2014-03-13T08:50:00Z">
              <w:tcPr>
                <w:tcW w:w="1639" w:type="pct"/>
              </w:tcPr>
            </w:tcPrChange>
          </w:tcPr>
          <w:p w14:paraId="2F02574B" w14:textId="77777777" w:rsidR="00C0588F" w:rsidRDefault="00C0588F" w:rsidP="00401A2F">
            <w:pPr>
              <w:pStyle w:val="ListParagraph"/>
              <w:numPr>
                <w:ilvl w:val="0"/>
                <w:numId w:val="1"/>
              </w:numPr>
              <w:spacing w:after="240" w:line="240" w:lineRule="auto"/>
              <w:ind w:left="268" w:hanging="268"/>
            </w:pPr>
          </w:p>
        </w:tc>
        <w:tc>
          <w:tcPr>
            <w:tcW w:w="1508" w:type="pct"/>
            <w:tcPrChange w:id="560" w:author="Alex Robinson" w:date="2014-03-13T08:50:00Z">
              <w:tcPr>
                <w:tcW w:w="1508" w:type="pct"/>
              </w:tcPr>
            </w:tcPrChange>
          </w:tcPr>
          <w:p w14:paraId="07DBB34A" w14:textId="77777777" w:rsidR="00C0588F" w:rsidRDefault="00C0588F" w:rsidP="00401A2F">
            <w:pPr>
              <w:pStyle w:val="ListParagraph"/>
              <w:numPr>
                <w:ilvl w:val="0"/>
                <w:numId w:val="1"/>
              </w:numPr>
              <w:spacing w:after="240" w:line="240" w:lineRule="auto"/>
              <w:ind w:left="268" w:hanging="268"/>
            </w:pPr>
          </w:p>
        </w:tc>
      </w:tr>
    </w:tbl>
    <w:p w14:paraId="649E3C65" w14:textId="77777777" w:rsidR="00C0588F" w:rsidRDefault="00C0588F">
      <w:pPr>
        <w:spacing w:after="240"/>
      </w:pPr>
    </w:p>
    <w:p w14:paraId="257FE947" w14:textId="77777777" w:rsidR="00C0588F" w:rsidRDefault="00C0588F" w:rsidP="00D74197">
      <w:pPr>
        <w:pStyle w:val="Heading2"/>
      </w:pPr>
      <w:bookmarkStart w:id="561" w:name="_Toc381971326"/>
      <w:bookmarkStart w:id="562" w:name="_Toc382209227"/>
      <w:bookmarkStart w:id="563" w:name="_Toc382463985"/>
      <w:commentRangeStart w:id="564"/>
      <w:r>
        <w:t>Interviews</w:t>
      </w:r>
      <w:commentRangeEnd w:id="564"/>
      <w:r w:rsidR="00CF66DC" w:rsidRPr="00401A2F">
        <w:rPr>
          <w:rStyle w:val="CommentReference"/>
          <w:rFonts w:asciiTheme="minorHAnsi" w:hAnsiTheme="minorHAnsi"/>
          <w:color w:val="auto"/>
        </w:rPr>
        <w:commentReference w:id="564"/>
      </w:r>
      <w:bookmarkEnd w:id="561"/>
      <w:bookmarkEnd w:id="562"/>
      <w:bookmarkEnd w:id="563"/>
    </w:p>
    <w:p w14:paraId="37250290" w14:textId="68CD0557" w:rsidR="00C0588F" w:rsidRDefault="003A402B">
      <w:pPr>
        <w:spacing w:after="240"/>
      </w:pPr>
      <w:r>
        <w:t xml:space="preserve">Interview with </w:t>
      </w:r>
      <w:r w:rsidR="003763B4">
        <w:t xml:space="preserve">Dr </w:t>
      </w:r>
      <w:r w:rsidR="003763B4" w:rsidRPr="003763B4">
        <w:rPr>
          <w:rFonts w:ascii="Arial" w:hAnsi="Arial" w:cs="Arial"/>
          <w:bCs/>
          <w:color w:val="333333"/>
          <w:sz w:val="20"/>
          <w:szCs w:val="20"/>
          <w:shd w:val="clear" w:color="auto" w:fill="FFFFFF"/>
        </w:rPr>
        <w:t>Sheffrin</w:t>
      </w:r>
      <w:r w:rsidR="003763B4">
        <w:rPr>
          <w:rStyle w:val="apple-converted-space"/>
          <w:rFonts w:ascii="Arial" w:hAnsi="Arial" w:cs="Arial"/>
          <w:b/>
          <w:bCs/>
          <w:color w:val="333333"/>
          <w:sz w:val="20"/>
          <w:szCs w:val="20"/>
          <w:shd w:val="clear" w:color="auto" w:fill="FFFFFF"/>
        </w:rPr>
        <w:t xml:space="preserve"> </w:t>
      </w:r>
      <w:r w:rsidR="003763B4">
        <w:t xml:space="preserve">(Head of sciences and </w:t>
      </w:r>
      <w:r>
        <w:t>Biology teacher</w:t>
      </w:r>
      <w:r w:rsidR="003763B4">
        <w:t>)</w:t>
      </w:r>
      <w:r w:rsidR="00C0588F">
        <w:t xml:space="preserve"> have been conducted at Kingswood School, Bath</w:t>
      </w:r>
      <w:r w:rsidR="00071BDA">
        <w:t xml:space="preserve"> on 18/10/13</w:t>
      </w:r>
      <w:r w:rsidR="00C0588F">
        <w:t>. The findings were as follows:</w:t>
      </w:r>
    </w:p>
    <w:p w14:paraId="33ECCF97" w14:textId="46C88D40" w:rsidR="003A402B" w:rsidRDefault="003A402B" w:rsidP="00D74197">
      <w:pPr>
        <w:pStyle w:val="Heading3"/>
      </w:pPr>
      <w:r>
        <w:t>How is the topic of evolution currently taught?</w:t>
      </w:r>
    </w:p>
    <w:p w14:paraId="52AC8687" w14:textId="30CECA32" w:rsidR="004B102D" w:rsidRPr="004B102D" w:rsidRDefault="004B102D" w:rsidP="004B102D">
      <w:r>
        <w:t xml:space="preserve">Taught in year 8, 11 and sixth form biology.  Depending on the age group </w:t>
      </w:r>
      <w:r w:rsidR="0061617B">
        <w:t xml:space="preserve">it is covered in various levels of complexity, it is taught over a series of </w:t>
      </w:r>
      <w:r w:rsidR="007137B8">
        <w:t xml:space="preserve">45 minute </w:t>
      </w:r>
      <w:r w:rsidR="0061617B">
        <w:t xml:space="preserve">lessons </w:t>
      </w:r>
      <w:r w:rsidR="007137B8">
        <w:t xml:space="preserve">of classes of roughly 15 </w:t>
      </w:r>
      <w:r w:rsidR="0061617B">
        <w:t xml:space="preserve">and </w:t>
      </w:r>
      <w:r w:rsidR="007137B8">
        <w:t>homework’s</w:t>
      </w:r>
      <w:r w:rsidR="0061617B">
        <w:t>.</w:t>
      </w:r>
      <w:r w:rsidR="00071BDA">
        <w:t xml:space="preserve">  The majority of the work is done using worksheets.</w:t>
      </w:r>
    </w:p>
    <w:p w14:paraId="25DE1282" w14:textId="5378D8C5" w:rsidR="007137B8" w:rsidRPr="007137B8" w:rsidRDefault="003A402B" w:rsidP="007137B8">
      <w:pPr>
        <w:pStyle w:val="Heading3"/>
      </w:pPr>
      <w:r>
        <w:t>What topics are covered?</w:t>
      </w:r>
    </w:p>
    <w:p w14:paraId="32AA67F7" w14:textId="4E6E828B" w:rsidR="0061617B" w:rsidRDefault="0061617B" w:rsidP="00940C2B">
      <w:pPr>
        <w:pStyle w:val="ListParagraph"/>
        <w:numPr>
          <w:ilvl w:val="0"/>
          <w:numId w:val="1"/>
        </w:numPr>
      </w:pPr>
      <w:r>
        <w:t>Mutation</w:t>
      </w:r>
    </w:p>
    <w:p w14:paraId="4E63317E" w14:textId="1F553801" w:rsidR="0061617B" w:rsidRDefault="0061617B" w:rsidP="00940C2B">
      <w:pPr>
        <w:pStyle w:val="ListParagraph"/>
        <w:numPr>
          <w:ilvl w:val="0"/>
          <w:numId w:val="1"/>
        </w:numPr>
      </w:pPr>
      <w:r>
        <w:lastRenderedPageBreak/>
        <w:t>Natural selection</w:t>
      </w:r>
    </w:p>
    <w:p w14:paraId="0092EB30" w14:textId="22C4E87D" w:rsidR="0061617B" w:rsidRDefault="0061617B" w:rsidP="00940C2B">
      <w:pPr>
        <w:pStyle w:val="ListParagraph"/>
        <w:numPr>
          <w:ilvl w:val="0"/>
          <w:numId w:val="1"/>
        </w:numPr>
      </w:pPr>
      <w:r>
        <w:t>Survival of the fittest</w:t>
      </w:r>
    </w:p>
    <w:p w14:paraId="23522E3F" w14:textId="3EB32AFD" w:rsidR="0061617B" w:rsidRDefault="0061617B" w:rsidP="00940C2B">
      <w:pPr>
        <w:pStyle w:val="ListParagraph"/>
        <w:numPr>
          <w:ilvl w:val="0"/>
          <w:numId w:val="1"/>
        </w:numPr>
      </w:pPr>
      <w:r>
        <w:t>Darwin vs. Lamarckism</w:t>
      </w:r>
    </w:p>
    <w:p w14:paraId="06C6DE4D" w14:textId="5197495D" w:rsidR="0061617B" w:rsidRDefault="0061617B" w:rsidP="00940C2B">
      <w:pPr>
        <w:pStyle w:val="ListParagraph"/>
        <w:numPr>
          <w:ilvl w:val="0"/>
          <w:numId w:val="1"/>
        </w:numPr>
      </w:pPr>
      <w:r>
        <w:t>Adaptation</w:t>
      </w:r>
    </w:p>
    <w:p w14:paraId="68FB4C8F" w14:textId="54F3EEAF" w:rsidR="0061617B" w:rsidRDefault="0061617B" w:rsidP="00940C2B">
      <w:pPr>
        <w:pStyle w:val="ListParagraph"/>
        <w:numPr>
          <w:ilvl w:val="0"/>
          <w:numId w:val="1"/>
        </w:numPr>
      </w:pPr>
      <w:r>
        <w:t>Habitats and environments</w:t>
      </w:r>
    </w:p>
    <w:p w14:paraId="33E65153" w14:textId="2C4C51C4" w:rsidR="0061617B" w:rsidRDefault="0061617B" w:rsidP="00940C2B">
      <w:pPr>
        <w:pStyle w:val="ListParagraph"/>
        <w:numPr>
          <w:ilvl w:val="0"/>
          <w:numId w:val="1"/>
        </w:numPr>
      </w:pPr>
      <w:r>
        <w:t>Characteristics</w:t>
      </w:r>
    </w:p>
    <w:p w14:paraId="6DE1D2CF" w14:textId="268A61FE" w:rsidR="007137B8" w:rsidRDefault="007137B8" w:rsidP="007137B8">
      <w:r>
        <w:t>However for the sixth form topics on DNA and specific process are covered.</w:t>
      </w:r>
    </w:p>
    <w:p w14:paraId="17CD5977" w14:textId="4730D730" w:rsidR="007137B8" w:rsidRDefault="003763B4" w:rsidP="003763B4">
      <w:pPr>
        <w:pStyle w:val="Heading3"/>
      </w:pPr>
      <w:r>
        <w:t>Hardware and software available?</w:t>
      </w:r>
    </w:p>
    <w:p w14:paraId="37BC14F8" w14:textId="63868D79" w:rsidR="003763B4" w:rsidRDefault="003763B4" w:rsidP="003763B4">
      <w:r>
        <w:t>During classes an IT room is available with a computer for all of the pupils.  There is little software specifically for use of biology teaching however there is lots of generic software such as web browsers available on all of the machines.</w:t>
      </w:r>
    </w:p>
    <w:p w14:paraId="1C52C4A2" w14:textId="0ADB644F" w:rsidR="00071BDA" w:rsidRDefault="00071BDA" w:rsidP="00071BDA">
      <w:pPr>
        <w:pStyle w:val="Heading3"/>
      </w:pPr>
      <w:r>
        <w:t>How much time is available to use the tool?</w:t>
      </w:r>
    </w:p>
    <w:p w14:paraId="21170304" w14:textId="1DA3D27D" w:rsidR="00071BDA" w:rsidRDefault="00071BDA" w:rsidP="00071BDA">
      <w:r>
        <w:t>Half of a lesson and a prep.</w:t>
      </w:r>
    </w:p>
    <w:p w14:paraId="082FB044" w14:textId="14516FBA" w:rsidR="00071BDA" w:rsidRDefault="00071BDA" w:rsidP="00071BDA">
      <w:pPr>
        <w:pStyle w:val="Heading3"/>
      </w:pPr>
      <w:r>
        <w:t>Good example animals which can be modelled and will be interesting to observe?</w:t>
      </w:r>
    </w:p>
    <w:p w14:paraId="56ECB106" w14:textId="500186CA" w:rsidR="00C0588F" w:rsidRDefault="00071BDA" w:rsidP="00334DC0">
      <w:r>
        <w:t>Animals which have large populations are best to model as having more generations show a speeded up version of evolution which in animals with smaller populations takes a much longer amount of time and is therefore less interesting to simulate.  Insects would probably be the best to simulate.</w:t>
      </w:r>
      <w:r w:rsidR="00C0588F">
        <w:br w:type="page"/>
      </w:r>
      <w:bookmarkStart w:id="565" w:name="_Toc381971327"/>
      <w:r w:rsidR="00C0588F">
        <w:lastRenderedPageBreak/>
        <w:t>Appendix B: Evolution – the main concepts</w:t>
      </w:r>
      <w:bookmarkEnd w:id="565"/>
    </w:p>
    <w:p w14:paraId="51502106" w14:textId="77777777" w:rsidR="00C0588F" w:rsidRPr="00BC72C1" w:rsidRDefault="00C0588F">
      <w:pPr>
        <w:rPr>
          <w:highlight w:val="yellow"/>
        </w:rPr>
      </w:pPr>
    </w:p>
    <w:p w14:paraId="0A0FC7F6" w14:textId="77777777" w:rsidR="00C0588F" w:rsidRPr="00BC72C1" w:rsidRDefault="00C0588F">
      <w:pPr>
        <w:spacing w:after="240"/>
        <w:rPr>
          <w:rFonts w:cstheme="minorHAnsi"/>
        </w:rPr>
      </w:pPr>
      <w:r w:rsidRPr="00BC72C1">
        <w:rPr>
          <w:rFonts w:cstheme="minorHAnsi"/>
        </w:rPr>
        <w:t>From Wikipedia</w:t>
      </w:r>
      <w:r>
        <w:rPr>
          <w:rFonts w:cstheme="minorHAnsi"/>
        </w:rPr>
        <w:t xml:space="preserve"> – entry on ‘Evolution’</w:t>
      </w:r>
    </w:p>
    <w:p w14:paraId="1A76E79C" w14:textId="6EF0EFB6" w:rsidR="00C0588F" w:rsidRPr="00401A2F" w:rsidRDefault="00C0588F">
      <w:pPr>
        <w:pStyle w:val="NormalWeb"/>
        <w:spacing w:line="276" w:lineRule="auto"/>
        <w:rPr>
          <w:rFonts w:asciiTheme="minorHAnsi" w:hAnsiTheme="minorHAnsi"/>
          <w:sz w:val="22"/>
        </w:rPr>
      </w:pPr>
      <w:r w:rsidRPr="00401A2F">
        <w:rPr>
          <w:rFonts w:asciiTheme="minorHAnsi" w:hAnsiTheme="minorHAnsi"/>
          <w:sz w:val="22"/>
        </w:rPr>
        <w:t xml:space="preserve">“Evolution by means of </w:t>
      </w:r>
      <w:hyperlink r:id="rId51" w:tooltip="Natural selection" w:history="1">
        <w:r w:rsidRPr="00BC72C1">
          <w:rPr>
            <w:rStyle w:val="Hyperlink"/>
            <w:rFonts w:ascii="Calibri" w:hAnsi="Calibri" w:cs="Calibri"/>
            <w:color w:val="auto"/>
            <w:sz w:val="22"/>
            <w:szCs w:val="22"/>
            <w:u w:val="none"/>
          </w:rPr>
          <w:t>natural selection</w:t>
        </w:r>
      </w:hyperlink>
      <w:r w:rsidRPr="00401A2F">
        <w:rPr>
          <w:rFonts w:asciiTheme="minorHAnsi" w:hAnsiTheme="minorHAnsi"/>
          <w:sz w:val="22"/>
        </w:rPr>
        <w:t xml:space="preserve"> is the process by which genetic mutations that enhance reproduction become and remain more common in successive generations of a population. It has often been called a "self-evident" mechanism because it necessarily follows from three simple facts:</w:t>
      </w:r>
    </w:p>
    <w:p w14:paraId="5EA00AD6" w14:textId="77777777" w:rsidR="00C0588F" w:rsidRDefault="00C0588F" w:rsidP="00940C2B">
      <w:pPr>
        <w:numPr>
          <w:ilvl w:val="0"/>
          <w:numId w:val="4"/>
        </w:numPr>
        <w:tabs>
          <w:tab w:val="clear" w:pos="720"/>
        </w:tabs>
        <w:spacing w:before="100" w:beforeAutospacing="1" w:after="100" w:afterAutospacing="1"/>
        <w:ind w:left="567" w:hanging="283"/>
        <w:rPr>
          <w:rFonts w:cstheme="minorHAnsi"/>
        </w:rPr>
      </w:pPr>
      <w:r w:rsidRPr="00BC72C1">
        <w:rPr>
          <w:rFonts w:cstheme="minorHAnsi"/>
        </w:rPr>
        <w:t>Heritable variation exists within populations of organisms.</w:t>
      </w:r>
    </w:p>
    <w:p w14:paraId="3CCC924D" w14:textId="77777777" w:rsidR="00C0588F" w:rsidRDefault="00C0588F" w:rsidP="00940C2B">
      <w:pPr>
        <w:numPr>
          <w:ilvl w:val="0"/>
          <w:numId w:val="4"/>
        </w:numPr>
        <w:tabs>
          <w:tab w:val="clear" w:pos="720"/>
        </w:tabs>
        <w:spacing w:before="100" w:beforeAutospacing="1" w:after="100" w:afterAutospacing="1"/>
        <w:ind w:left="567" w:hanging="283"/>
        <w:rPr>
          <w:rFonts w:cstheme="minorHAnsi"/>
        </w:rPr>
      </w:pPr>
      <w:r w:rsidRPr="00BC72C1">
        <w:rPr>
          <w:rFonts w:cstheme="minorHAnsi"/>
        </w:rPr>
        <w:t>Organisms produce more progeny than can survive.</w:t>
      </w:r>
    </w:p>
    <w:p w14:paraId="0F1576A8" w14:textId="77777777" w:rsidR="00C0588F" w:rsidRPr="00BC72C1" w:rsidRDefault="00C0588F" w:rsidP="00940C2B">
      <w:pPr>
        <w:numPr>
          <w:ilvl w:val="0"/>
          <w:numId w:val="4"/>
        </w:numPr>
        <w:tabs>
          <w:tab w:val="clear" w:pos="720"/>
        </w:tabs>
        <w:spacing w:before="100" w:beforeAutospacing="1" w:after="100" w:afterAutospacing="1"/>
        <w:ind w:left="567" w:hanging="283"/>
        <w:rPr>
          <w:rFonts w:cstheme="minorHAnsi"/>
        </w:rPr>
      </w:pPr>
      <w:r w:rsidRPr="00BC72C1">
        <w:rPr>
          <w:rFonts w:cstheme="minorHAnsi"/>
        </w:rPr>
        <w:t>These offspring vary in their ability to survive and reproduce.</w:t>
      </w:r>
    </w:p>
    <w:p w14:paraId="4575C6F9" w14:textId="77777777" w:rsidR="00C0588F" w:rsidRPr="00401A2F" w:rsidRDefault="00C0588F">
      <w:pPr>
        <w:pStyle w:val="NormalWeb"/>
        <w:spacing w:line="276" w:lineRule="auto"/>
        <w:rPr>
          <w:rFonts w:asciiTheme="minorHAnsi" w:hAnsiTheme="minorHAnsi"/>
          <w:sz w:val="22"/>
        </w:rPr>
      </w:pPr>
      <w:r w:rsidRPr="00401A2F">
        <w:rPr>
          <w:rFonts w:asciiTheme="minorHAnsi" w:hAnsiTheme="minorHAnsi"/>
          <w:sz w:val="22"/>
        </w:rPr>
        <w:t xml:space="preserve">These conditions produce competition between organisms for survival and reproduction. Consequently, organisms with traits that give them an advantage over their competitors pass these advantageous traits on, while traits that do not confer an advantage are not passed on to the next generation. </w:t>
      </w:r>
    </w:p>
    <w:p w14:paraId="525F2449" w14:textId="668337A4" w:rsidR="00C0588F" w:rsidRPr="00401A2F" w:rsidRDefault="00C0588F">
      <w:pPr>
        <w:pStyle w:val="NormalWeb"/>
        <w:spacing w:line="276" w:lineRule="auto"/>
        <w:rPr>
          <w:rFonts w:asciiTheme="minorHAnsi" w:hAnsiTheme="minorHAnsi"/>
          <w:sz w:val="22"/>
        </w:rPr>
      </w:pPr>
      <w:r w:rsidRPr="00401A2F">
        <w:rPr>
          <w:rFonts w:asciiTheme="minorHAnsi" w:hAnsiTheme="minorHAnsi"/>
          <w:sz w:val="22"/>
        </w:rPr>
        <w:t xml:space="preserve">The central concept of natural selection is the </w:t>
      </w:r>
      <w:hyperlink r:id="rId52" w:tooltip="Fitness (biology)" w:history="1">
        <w:r w:rsidRPr="00BC72C1">
          <w:rPr>
            <w:rStyle w:val="Hyperlink"/>
            <w:rFonts w:ascii="Calibri" w:hAnsi="Calibri" w:cs="Calibri"/>
            <w:color w:val="auto"/>
            <w:sz w:val="22"/>
            <w:szCs w:val="22"/>
            <w:u w:val="none"/>
          </w:rPr>
          <w:t>evolutionary fitness</w:t>
        </w:r>
      </w:hyperlink>
      <w:r w:rsidRPr="00401A2F">
        <w:rPr>
          <w:rFonts w:asciiTheme="minorHAnsi" w:hAnsiTheme="minorHAnsi"/>
          <w:sz w:val="22"/>
        </w:rPr>
        <w:t xml:space="preserve"> of an organism.</w:t>
      </w:r>
      <w:hyperlink r:id="rId53" w:anchor="cite_note-Orr-96" w:history="1">
        <w:r w:rsidRPr="00BC72C1">
          <w:rPr>
            <w:rStyle w:val="Hyperlink"/>
            <w:rFonts w:ascii="Calibri" w:hAnsi="Calibri" w:cs="Calibri"/>
            <w:color w:val="auto"/>
            <w:sz w:val="22"/>
            <w:szCs w:val="22"/>
            <w:u w:val="none"/>
            <w:vertAlign w:val="superscript"/>
          </w:rPr>
          <w:t>[96]</w:t>
        </w:r>
      </w:hyperlink>
      <w:r w:rsidRPr="00401A2F">
        <w:rPr>
          <w:rFonts w:asciiTheme="minorHAnsi" w:hAnsiTheme="minorHAnsi"/>
          <w:sz w:val="22"/>
        </w:rPr>
        <w:t xml:space="preserve"> Fitness is measured by an organism's ability to survive and reproduce, which determines the size of its genetic contribution to the next generation. However, fitness is not the same as the total number of offspring: instead fitness is indicated by the proportion of subsequent generations that carry an organism's genes.</w:t>
      </w:r>
      <w:hyperlink r:id="rId54" w:anchor="cite_note-Haldane-97" w:history="1">
        <w:r w:rsidRPr="00BC72C1">
          <w:rPr>
            <w:rStyle w:val="Hyperlink"/>
            <w:rFonts w:ascii="Calibri" w:hAnsi="Calibri" w:cs="Calibri"/>
            <w:color w:val="auto"/>
            <w:sz w:val="22"/>
            <w:szCs w:val="22"/>
            <w:u w:val="none"/>
            <w:vertAlign w:val="superscript"/>
          </w:rPr>
          <w:t>[97]</w:t>
        </w:r>
      </w:hyperlink>
      <w:r w:rsidRPr="00401A2F">
        <w:rPr>
          <w:rFonts w:asciiTheme="minorHAnsi" w:hAnsiTheme="minorHAnsi"/>
          <w:sz w:val="22"/>
        </w:rPr>
        <w:t xml:space="preserve"> For example, if an organism could survive well and reproduce rapidly, but its offspring were all too small and weak to survive, this organism would make little genetic contribution to future generations and would thus have low fitness. </w:t>
      </w:r>
    </w:p>
    <w:p w14:paraId="26FFD897" w14:textId="6F8F73FC" w:rsidR="00C0588F" w:rsidRPr="00401A2F" w:rsidRDefault="00C0588F">
      <w:pPr>
        <w:pStyle w:val="NormalWeb"/>
        <w:spacing w:line="276" w:lineRule="auto"/>
        <w:rPr>
          <w:rFonts w:asciiTheme="minorHAnsi" w:hAnsiTheme="minorHAnsi"/>
          <w:sz w:val="22"/>
        </w:rPr>
      </w:pPr>
      <w:r w:rsidRPr="00401A2F">
        <w:rPr>
          <w:rFonts w:asciiTheme="minorHAnsi" w:hAnsiTheme="minorHAnsi"/>
          <w:sz w:val="22"/>
        </w:rPr>
        <w:t xml:space="preserve">If an allele increases fitness more than the other alleles of that gene, then with each generation this allele will become more common within the population. These traits are said to be "selected </w:t>
      </w:r>
      <w:r w:rsidRPr="00401A2F">
        <w:rPr>
          <w:rFonts w:asciiTheme="minorHAnsi" w:hAnsiTheme="minorHAnsi"/>
          <w:i/>
          <w:sz w:val="22"/>
        </w:rPr>
        <w:t>for</w:t>
      </w:r>
      <w:r w:rsidRPr="00401A2F">
        <w:rPr>
          <w:rFonts w:asciiTheme="minorHAnsi" w:hAnsiTheme="minorHAnsi"/>
          <w:sz w:val="22"/>
        </w:rPr>
        <w:t xml:space="preserve">". Examples of traits that can increase fitness are enhanced survival and increased </w:t>
      </w:r>
      <w:hyperlink r:id="rId55" w:tooltip="Fecundity" w:history="1">
        <w:r w:rsidRPr="00BC72C1">
          <w:rPr>
            <w:rStyle w:val="Hyperlink"/>
            <w:rFonts w:ascii="Calibri" w:hAnsi="Calibri" w:cs="Calibri"/>
            <w:color w:val="auto"/>
            <w:sz w:val="22"/>
            <w:szCs w:val="22"/>
            <w:u w:val="none"/>
          </w:rPr>
          <w:t>fecundity</w:t>
        </w:r>
      </w:hyperlink>
      <w:r w:rsidRPr="00BC72C1">
        <w:rPr>
          <w:rFonts w:ascii="Calibri" w:hAnsi="Calibri" w:cs="Calibri"/>
          <w:sz w:val="22"/>
          <w:szCs w:val="22"/>
        </w:rPr>
        <w:t>.</w:t>
      </w:r>
      <w:r w:rsidRPr="00401A2F">
        <w:rPr>
          <w:rFonts w:asciiTheme="minorHAnsi" w:hAnsiTheme="minorHAnsi"/>
          <w:sz w:val="22"/>
        </w:rPr>
        <w:t xml:space="preserve"> Conversely, the lower fitness caused by having a less beneficial or deleterious allele results in this allele becoming rarer — they are "selected </w:t>
      </w:r>
      <w:r w:rsidRPr="00401A2F">
        <w:rPr>
          <w:rFonts w:asciiTheme="minorHAnsi" w:hAnsiTheme="minorHAnsi"/>
          <w:i/>
          <w:sz w:val="22"/>
        </w:rPr>
        <w:t>against</w:t>
      </w:r>
      <w:r w:rsidRPr="00401A2F">
        <w:rPr>
          <w:rFonts w:asciiTheme="minorHAnsi" w:hAnsiTheme="minorHAnsi"/>
          <w:sz w:val="22"/>
        </w:rPr>
        <w:t>". Importantly, the fitness of an allele is not a fixed characteristic; if the environment changes, previously neutral or harmful traits may become beneficial and previously beneficial traits become harmful. However, even if the direction of selection does reverse in this way, traits that were lost in the past may not re-evolve in an identical form.”</w:t>
      </w:r>
    </w:p>
    <w:p w14:paraId="4024EB0D" w14:textId="77777777" w:rsidR="006B6096" w:rsidRDefault="00C0588F" w:rsidP="00BC3BA0">
      <w:r>
        <w:t>Search undertaken 8/10/2013</w:t>
      </w:r>
    </w:p>
    <w:p w14:paraId="10181911" w14:textId="2ABB00FD" w:rsidR="00347DD7" w:rsidRDefault="00347DD7" w:rsidP="00347DD7">
      <w:pPr>
        <w:pStyle w:val="Heading1"/>
      </w:pPr>
      <w:bookmarkStart w:id="566" w:name="_Toc381971328"/>
      <w:bookmarkStart w:id="567" w:name="_Toc382209228"/>
      <w:bookmarkStart w:id="568" w:name="_Toc382463986"/>
      <w:r>
        <w:t>Sources</w:t>
      </w:r>
      <w:bookmarkEnd w:id="566"/>
      <w:bookmarkEnd w:id="567"/>
      <w:bookmarkEnd w:id="568"/>
    </w:p>
    <w:p w14:paraId="14C60FB2" w14:textId="0B237305" w:rsidR="00F27163" w:rsidRDefault="00347DD7" w:rsidP="00F27163">
      <w:pPr>
        <w:pStyle w:val="Heading2"/>
      </w:pPr>
      <w:bookmarkStart w:id="569" w:name="_Toc381971329"/>
      <w:bookmarkStart w:id="570" w:name="_Toc382209229"/>
      <w:bookmarkStart w:id="571" w:name="_Toc382463987"/>
      <w:r>
        <w:t>Ant</w:t>
      </w:r>
      <w:r w:rsidR="00F27163">
        <w:t>s and their behaviour</w:t>
      </w:r>
      <w:bookmarkEnd w:id="569"/>
      <w:bookmarkEnd w:id="570"/>
      <w:bookmarkEnd w:id="571"/>
    </w:p>
    <w:p w14:paraId="02220DD7" w14:textId="77777777" w:rsidR="00F27163" w:rsidRDefault="00153390" w:rsidP="00F27163">
      <w:hyperlink r:id="rId56" w:history="1">
        <w:r w:rsidR="00F27163" w:rsidRPr="002C1FB5">
          <w:rPr>
            <w:rStyle w:val="Hyperlink"/>
          </w:rPr>
          <w:t>http://en.wikipedia.org/wiki/Ant</w:t>
        </w:r>
      </w:hyperlink>
    </w:p>
    <w:p w14:paraId="6F79AB2C" w14:textId="77777777" w:rsidR="00F27163" w:rsidRDefault="00153390" w:rsidP="00F27163">
      <w:hyperlink r:id="rId57" w:history="1">
        <w:r w:rsidR="00F27163" w:rsidRPr="002C1FB5">
          <w:rPr>
            <w:rStyle w:val="Hyperlink"/>
          </w:rPr>
          <w:t>http://en.wikipedia.org/wiki/Eusociality</w:t>
        </w:r>
      </w:hyperlink>
    </w:p>
    <w:p w14:paraId="29A8AE6D" w14:textId="77777777" w:rsidR="00F27163" w:rsidRDefault="00153390" w:rsidP="00F27163">
      <w:hyperlink r:id="rId58" w:history="1">
        <w:r w:rsidR="00F27163" w:rsidRPr="002C1FB5">
          <w:rPr>
            <w:rStyle w:val="Hyperlink"/>
          </w:rPr>
          <w:t>http://en.wikipedia.org/wiki/Pheromone</w:t>
        </w:r>
      </w:hyperlink>
    </w:p>
    <w:p w14:paraId="47384451" w14:textId="77777777" w:rsidR="00F27163" w:rsidRDefault="00153390" w:rsidP="00F27163">
      <w:hyperlink r:id="rId59" w:history="1">
        <w:r w:rsidR="00F27163" w:rsidRPr="002C1FB5">
          <w:rPr>
            <w:rStyle w:val="Hyperlink"/>
          </w:rPr>
          <w:t>http://en.wikipedia.org/wiki/Ant_colony</w:t>
        </w:r>
      </w:hyperlink>
    </w:p>
    <w:p w14:paraId="54A1C485" w14:textId="77777777" w:rsidR="00F27163" w:rsidRDefault="00153390" w:rsidP="00F27163">
      <w:hyperlink r:id="rId60" w:history="1">
        <w:r w:rsidR="00FA55AC" w:rsidRPr="002C1FB5">
          <w:rPr>
            <w:rStyle w:val="Hyperlink"/>
          </w:rPr>
          <w:t>http://en.wikipedia.org/wiki/Leafcutter_ant</w:t>
        </w:r>
      </w:hyperlink>
    </w:p>
    <w:p w14:paraId="02372947" w14:textId="77777777" w:rsidR="00FA55AC" w:rsidRPr="00F27163" w:rsidRDefault="00FA55AC" w:rsidP="00F27163"/>
    <w:sectPr w:rsidR="00FA55AC" w:rsidRPr="00F27163" w:rsidSect="00100BC7">
      <w:pgSz w:w="11906" w:h="16838"/>
      <w:pgMar w:top="1276" w:right="1274" w:bottom="1702" w:left="1560"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5" w:author="Alex Robinson" w:date="2014-02-18T21:08:00Z" w:initials="AR">
    <w:p w14:paraId="7EC9E835" w14:textId="563D50FC" w:rsidR="00401A2F" w:rsidRDefault="00401A2F">
      <w:pPr>
        <w:pStyle w:val="CommentText"/>
      </w:pPr>
      <w:r>
        <w:rPr>
          <w:rStyle w:val="CommentReference"/>
        </w:rPr>
        <w:annotationRef/>
      </w:r>
      <w:r>
        <w:t>Is this the correct place for this?</w:t>
      </w:r>
    </w:p>
  </w:comment>
  <w:comment w:id="53" w:author="Alex Robinson" w:date="2014-02-18T20:15:00Z" w:initials="AR">
    <w:p w14:paraId="28A7C80F" w14:textId="2BC5B290" w:rsidR="00401A2F" w:rsidRDefault="00401A2F">
      <w:pPr>
        <w:pStyle w:val="CommentText"/>
      </w:pPr>
      <w:r>
        <w:rPr>
          <w:rStyle w:val="CommentReference"/>
        </w:rPr>
        <w:annotationRef/>
      </w:r>
      <w:r>
        <w:t>Spec?</w:t>
      </w:r>
    </w:p>
  </w:comment>
  <w:comment w:id="70" w:author="Alex Robinson" w:date="2014-02-18T20:22:00Z" w:initials="AR">
    <w:p w14:paraId="482388F0" w14:textId="2B90351A" w:rsidR="00401A2F" w:rsidRDefault="00401A2F">
      <w:pPr>
        <w:pStyle w:val="CommentText"/>
      </w:pPr>
      <w:r>
        <w:rPr>
          <w:rStyle w:val="CommentReference"/>
        </w:rPr>
        <w:annotationRef/>
      </w:r>
      <w:r>
        <w:t>This should be checked to make sure it is the correct type of diagram</w:t>
      </w:r>
    </w:p>
  </w:comment>
  <w:comment w:id="77" w:author="01robinson" w:date="2013-11-29T16:02:00Z" w:initials="01robinso">
    <w:p w14:paraId="58CE2E79" w14:textId="54E5357E" w:rsidR="00401A2F" w:rsidRDefault="00401A2F">
      <w:pPr>
        <w:pStyle w:val="CommentText"/>
      </w:pPr>
      <w:r>
        <w:rPr>
          <w:rStyle w:val="CommentReference"/>
        </w:rPr>
        <w:annotationRef/>
      </w:r>
      <w:r>
        <w:t>This needs to be done.</w:t>
      </w:r>
    </w:p>
  </w:comment>
  <w:comment w:id="403" w:author="01robinson" w:date="2013-11-22T15:53:00Z" w:initials="01robinso">
    <w:p w14:paraId="619FDE91" w14:textId="77777777" w:rsidR="00401A2F" w:rsidRDefault="00401A2F">
      <w:pPr>
        <w:pStyle w:val="CommentText"/>
      </w:pPr>
      <w:r>
        <w:rPr>
          <w:rStyle w:val="CommentReference"/>
        </w:rPr>
        <w:annotationRef/>
      </w:r>
      <w:r>
        <w:t>List objects and important variables</w:t>
      </w:r>
    </w:p>
  </w:comment>
  <w:comment w:id="502" w:author="01robinson" w:date="2013-11-29T15:28:00Z" w:initials="01robinso">
    <w:p w14:paraId="6D595DC6" w14:textId="61478722" w:rsidR="00401A2F" w:rsidRDefault="00401A2F">
      <w:pPr>
        <w:pStyle w:val="CommentText"/>
      </w:pPr>
      <w:r>
        <w:rPr>
          <w:rStyle w:val="CommentReference"/>
        </w:rPr>
        <w:annotationRef/>
      </w:r>
      <w:r>
        <w:t>This needs more analysis done on the reasons behind the decisions rather than a description of the picture.  Perhaps include the simulation UI and describe that as well rather then having it in the output section.</w:t>
      </w:r>
    </w:p>
  </w:comment>
  <w:comment w:id="523" w:author="01robinson" w:date="2014-02-24T13:08:00Z" w:initials="01robinso">
    <w:p w14:paraId="05C1C702" w14:textId="23F93A5D" w:rsidR="00401A2F" w:rsidRDefault="00401A2F">
      <w:pPr>
        <w:pStyle w:val="CommentText"/>
      </w:pPr>
      <w:r>
        <w:rPr>
          <w:rStyle w:val="CommentReference"/>
        </w:rPr>
        <w:annotationRef/>
      </w:r>
      <w:r>
        <w:t>Explanation of why this is not applicable to the project</w:t>
      </w:r>
    </w:p>
  </w:comment>
  <w:comment w:id="564" w:author="01robinson" w:date="2014-02-24T13:09:00Z" w:initials="01robinso">
    <w:p w14:paraId="5E46F786" w14:textId="0F7502D9" w:rsidR="00401A2F" w:rsidRDefault="00401A2F">
      <w:pPr>
        <w:pStyle w:val="CommentText"/>
      </w:pPr>
      <w:r>
        <w:rPr>
          <w:rStyle w:val="CommentReference"/>
        </w:rPr>
        <w:annotationRef/>
      </w:r>
      <w:r>
        <w:t>Format of interviews should be referenced i.e. a number of informal interview along with emails and formal interviews.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EC9E835" w15:done="0"/>
  <w15:commentEx w15:paraId="28A7C80F" w15:done="0"/>
  <w15:commentEx w15:paraId="482388F0" w15:done="0"/>
  <w15:commentEx w15:paraId="58CE2E79" w15:done="0"/>
  <w15:commentEx w15:paraId="619FDE91" w15:done="0"/>
  <w15:commentEx w15:paraId="6D595DC6" w15:done="0"/>
  <w15:commentEx w15:paraId="05C1C702" w15:done="0"/>
  <w15:commentEx w15:paraId="5E46F7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B6A860" w14:textId="77777777" w:rsidR="00153390" w:rsidRDefault="00153390" w:rsidP="00634293">
      <w:pPr>
        <w:spacing w:after="0" w:line="240" w:lineRule="auto"/>
      </w:pPr>
      <w:r>
        <w:separator/>
      </w:r>
    </w:p>
    <w:p w14:paraId="38664F21" w14:textId="77777777" w:rsidR="00153390" w:rsidRDefault="00153390"/>
  </w:endnote>
  <w:endnote w:type="continuationSeparator" w:id="0">
    <w:p w14:paraId="56A01A5C" w14:textId="77777777" w:rsidR="00153390" w:rsidRDefault="00153390" w:rsidP="00634293">
      <w:pPr>
        <w:spacing w:after="0" w:line="240" w:lineRule="auto"/>
      </w:pPr>
      <w:r>
        <w:continuationSeparator/>
      </w:r>
    </w:p>
    <w:p w14:paraId="5720175C" w14:textId="77777777" w:rsidR="00153390" w:rsidRDefault="00153390"/>
  </w:endnote>
  <w:endnote w:type="continuationNotice" w:id="1">
    <w:p w14:paraId="29684A6B" w14:textId="77777777" w:rsidR="00153390" w:rsidRDefault="001533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A00002EF" w:usb1="420020E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82282"/>
      <w:docPartObj>
        <w:docPartGallery w:val="Page Numbers (Bottom of Page)"/>
        <w:docPartUnique/>
      </w:docPartObj>
    </w:sdtPr>
    <w:sdtEndPr>
      <w:rPr>
        <w:noProof/>
      </w:rPr>
    </w:sdtEndPr>
    <w:sdtContent>
      <w:p w14:paraId="5BEE6CB4" w14:textId="77777777" w:rsidR="00401A2F" w:rsidRDefault="00401A2F">
        <w:pPr>
          <w:pStyle w:val="Footer"/>
          <w:jc w:val="right"/>
        </w:pPr>
        <w:r>
          <w:fldChar w:fldCharType="begin"/>
        </w:r>
        <w:r>
          <w:instrText xml:space="preserve"> PAGE   \* MERGEFORMAT </w:instrText>
        </w:r>
        <w:r>
          <w:fldChar w:fldCharType="separate"/>
        </w:r>
        <w:r w:rsidR="00EA555E">
          <w:rPr>
            <w:noProof/>
          </w:rPr>
          <w:t>55</w:t>
        </w:r>
        <w:r>
          <w:rPr>
            <w:noProof/>
          </w:rPr>
          <w:fldChar w:fldCharType="end"/>
        </w:r>
      </w:p>
    </w:sdtContent>
  </w:sdt>
  <w:p w14:paraId="64CD2269" w14:textId="77777777" w:rsidR="00401A2F" w:rsidRDefault="00401A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849980"/>
      <w:docPartObj>
        <w:docPartGallery w:val="Page Numbers (Bottom of Page)"/>
        <w:docPartUnique/>
      </w:docPartObj>
    </w:sdtPr>
    <w:sdtEndPr>
      <w:rPr>
        <w:noProof/>
      </w:rPr>
    </w:sdtEndPr>
    <w:sdtContent>
      <w:p w14:paraId="2982F536" w14:textId="77777777" w:rsidR="00401A2F" w:rsidRDefault="00401A2F">
        <w:pPr>
          <w:pStyle w:val="Footer"/>
          <w:jc w:val="right"/>
        </w:pPr>
        <w:r>
          <w:fldChar w:fldCharType="begin"/>
        </w:r>
        <w:r>
          <w:instrText xml:space="preserve"> PAGE   \* MERGEFORMAT </w:instrText>
        </w:r>
        <w:r>
          <w:fldChar w:fldCharType="separate"/>
        </w:r>
        <w:r w:rsidR="00EA555E">
          <w:rPr>
            <w:noProof/>
          </w:rPr>
          <w:t>44</w:t>
        </w:r>
        <w:r>
          <w:rPr>
            <w:noProof/>
          </w:rPr>
          <w:fldChar w:fldCharType="end"/>
        </w:r>
      </w:p>
    </w:sdtContent>
  </w:sdt>
  <w:p w14:paraId="2005D3AA" w14:textId="77777777" w:rsidR="00401A2F" w:rsidRDefault="00401A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380F94" w14:textId="77777777" w:rsidR="00153390" w:rsidRDefault="00153390" w:rsidP="00634293">
      <w:pPr>
        <w:spacing w:after="0" w:line="240" w:lineRule="auto"/>
      </w:pPr>
      <w:r>
        <w:separator/>
      </w:r>
    </w:p>
    <w:p w14:paraId="6FBA7163" w14:textId="77777777" w:rsidR="00153390" w:rsidRDefault="00153390"/>
  </w:footnote>
  <w:footnote w:type="continuationSeparator" w:id="0">
    <w:p w14:paraId="40935F19" w14:textId="77777777" w:rsidR="00153390" w:rsidRDefault="00153390" w:rsidP="00634293">
      <w:pPr>
        <w:spacing w:after="0" w:line="240" w:lineRule="auto"/>
      </w:pPr>
      <w:r>
        <w:continuationSeparator/>
      </w:r>
    </w:p>
    <w:p w14:paraId="70B40F8E" w14:textId="77777777" w:rsidR="00153390" w:rsidRDefault="00153390"/>
  </w:footnote>
  <w:footnote w:type="continuationNotice" w:id="1">
    <w:p w14:paraId="298D754A" w14:textId="77777777" w:rsidR="00153390" w:rsidRDefault="0015339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3E102" w14:textId="77777777" w:rsidR="00401A2F" w:rsidRDefault="00401A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EEE67F36"/>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10D0191"/>
    <w:multiLevelType w:val="hybridMultilevel"/>
    <w:tmpl w:val="9C864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484CB9"/>
    <w:multiLevelType w:val="hybridMultilevel"/>
    <w:tmpl w:val="7EF84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85376"/>
    <w:multiLevelType w:val="hybridMultilevel"/>
    <w:tmpl w:val="33EC61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AC902E4"/>
    <w:multiLevelType w:val="hybridMultilevel"/>
    <w:tmpl w:val="3564C4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BE22073"/>
    <w:multiLevelType w:val="hybridMultilevel"/>
    <w:tmpl w:val="12DA9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CB05B46"/>
    <w:multiLevelType w:val="hybridMultilevel"/>
    <w:tmpl w:val="97449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CC50428"/>
    <w:multiLevelType w:val="hybridMultilevel"/>
    <w:tmpl w:val="519AEE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F0A156E"/>
    <w:multiLevelType w:val="hybridMultilevel"/>
    <w:tmpl w:val="95D0E1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CA49BF"/>
    <w:multiLevelType w:val="hybridMultilevel"/>
    <w:tmpl w:val="F7146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583786F"/>
    <w:multiLevelType w:val="hybridMultilevel"/>
    <w:tmpl w:val="1DCA38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5D37FC0"/>
    <w:multiLevelType w:val="hybridMultilevel"/>
    <w:tmpl w:val="7870F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64A39CA"/>
    <w:multiLevelType w:val="hybridMultilevel"/>
    <w:tmpl w:val="52DC16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C494DF7"/>
    <w:multiLevelType w:val="hybridMultilevel"/>
    <w:tmpl w:val="79FAD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C56547F"/>
    <w:multiLevelType w:val="hybridMultilevel"/>
    <w:tmpl w:val="BEAAF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5B963D8"/>
    <w:multiLevelType w:val="hybridMultilevel"/>
    <w:tmpl w:val="2B302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679208B"/>
    <w:multiLevelType w:val="hybridMultilevel"/>
    <w:tmpl w:val="6B609D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6B055AB"/>
    <w:multiLevelType w:val="hybridMultilevel"/>
    <w:tmpl w:val="B80E9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9281D72"/>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nsid w:val="2A6A4F93"/>
    <w:multiLevelType w:val="hybridMultilevel"/>
    <w:tmpl w:val="12524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B0C3582"/>
    <w:multiLevelType w:val="hybridMultilevel"/>
    <w:tmpl w:val="FF368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D210648"/>
    <w:multiLevelType w:val="hybridMultilevel"/>
    <w:tmpl w:val="2A5EDD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DC9445E"/>
    <w:multiLevelType w:val="hybridMultilevel"/>
    <w:tmpl w:val="3C3C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326F0638"/>
    <w:multiLevelType w:val="hybridMultilevel"/>
    <w:tmpl w:val="88BC20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4D926E3"/>
    <w:multiLevelType w:val="hybridMultilevel"/>
    <w:tmpl w:val="24EE32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754522F"/>
    <w:multiLevelType w:val="hybridMultilevel"/>
    <w:tmpl w:val="1D349F9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399431C3"/>
    <w:multiLevelType w:val="hybridMultilevel"/>
    <w:tmpl w:val="912A7E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D3E3238"/>
    <w:multiLevelType w:val="hybridMultilevel"/>
    <w:tmpl w:val="7EF84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3E632890"/>
    <w:multiLevelType w:val="hybridMultilevel"/>
    <w:tmpl w:val="96605F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E766F42"/>
    <w:multiLevelType w:val="hybridMultilevel"/>
    <w:tmpl w:val="28024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401E7942"/>
    <w:multiLevelType w:val="hybridMultilevel"/>
    <w:tmpl w:val="46F82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429804E4"/>
    <w:multiLevelType w:val="hybridMultilevel"/>
    <w:tmpl w:val="85B01D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2F02358"/>
    <w:multiLevelType w:val="hybridMultilevel"/>
    <w:tmpl w:val="557A9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44151858"/>
    <w:multiLevelType w:val="hybridMultilevel"/>
    <w:tmpl w:val="44CA6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92B3498"/>
    <w:multiLevelType w:val="hybridMultilevel"/>
    <w:tmpl w:val="EAD0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C953CE9"/>
    <w:multiLevelType w:val="hybridMultilevel"/>
    <w:tmpl w:val="FB28C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DC722ED"/>
    <w:multiLevelType w:val="hybridMultilevel"/>
    <w:tmpl w:val="4300B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012096A"/>
    <w:multiLevelType w:val="hybridMultilevel"/>
    <w:tmpl w:val="D2E2C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59C781B"/>
    <w:multiLevelType w:val="multilevel"/>
    <w:tmpl w:val="E41812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7996158"/>
    <w:multiLevelType w:val="hybridMultilevel"/>
    <w:tmpl w:val="66684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59613856"/>
    <w:multiLevelType w:val="hybridMultilevel"/>
    <w:tmpl w:val="0D0E55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9CD46E0"/>
    <w:multiLevelType w:val="hybridMultilevel"/>
    <w:tmpl w:val="A52C13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5ACB71C4"/>
    <w:multiLevelType w:val="hybridMultilevel"/>
    <w:tmpl w:val="A32435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615F423A"/>
    <w:multiLevelType w:val="hybridMultilevel"/>
    <w:tmpl w:val="CDCCA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61802D1C"/>
    <w:multiLevelType w:val="hybridMultilevel"/>
    <w:tmpl w:val="7DBE7E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61E017E6"/>
    <w:multiLevelType w:val="multilevel"/>
    <w:tmpl w:val="8A9E41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62762726"/>
    <w:multiLevelType w:val="hybridMultilevel"/>
    <w:tmpl w:val="12A6E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636A36FD"/>
    <w:multiLevelType w:val="hybridMultilevel"/>
    <w:tmpl w:val="B0D67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657B6659"/>
    <w:multiLevelType w:val="hybridMultilevel"/>
    <w:tmpl w:val="7A440C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nsid w:val="65827BD1"/>
    <w:multiLevelType w:val="hybridMultilevel"/>
    <w:tmpl w:val="B0E6F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794694E"/>
    <w:multiLevelType w:val="multilevel"/>
    <w:tmpl w:val="8A9E414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nsid w:val="69B818A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nsid w:val="69E24C77"/>
    <w:multiLevelType w:val="hybridMultilevel"/>
    <w:tmpl w:val="8DF8D1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BB5506E"/>
    <w:multiLevelType w:val="hybridMultilevel"/>
    <w:tmpl w:val="A42C9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CED08AC"/>
    <w:multiLevelType w:val="hybridMultilevel"/>
    <w:tmpl w:val="C73CD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6E3401D1"/>
    <w:multiLevelType w:val="hybridMultilevel"/>
    <w:tmpl w:val="A6CE9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71174EE1"/>
    <w:multiLevelType w:val="hybridMultilevel"/>
    <w:tmpl w:val="C8E236C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739D2D14"/>
    <w:multiLevelType w:val="hybridMultilevel"/>
    <w:tmpl w:val="119628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73F0028F"/>
    <w:multiLevelType w:val="hybridMultilevel"/>
    <w:tmpl w:val="C192AC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E49080F"/>
    <w:multiLevelType w:val="hybridMultilevel"/>
    <w:tmpl w:val="BE788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FE7169F"/>
    <w:multiLevelType w:val="hybridMultilevel"/>
    <w:tmpl w:val="319EDBC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num w:numId="1">
    <w:abstractNumId w:val="42"/>
  </w:num>
  <w:num w:numId="2">
    <w:abstractNumId w:val="6"/>
  </w:num>
  <w:num w:numId="3">
    <w:abstractNumId w:val="34"/>
  </w:num>
  <w:num w:numId="4">
    <w:abstractNumId w:val="38"/>
  </w:num>
  <w:num w:numId="5">
    <w:abstractNumId w:val="50"/>
  </w:num>
  <w:num w:numId="6">
    <w:abstractNumId w:val="51"/>
  </w:num>
  <w:num w:numId="7">
    <w:abstractNumId w:val="43"/>
  </w:num>
  <w:num w:numId="8">
    <w:abstractNumId w:val="24"/>
  </w:num>
  <w:num w:numId="9">
    <w:abstractNumId w:val="52"/>
  </w:num>
  <w:num w:numId="10">
    <w:abstractNumId w:val="44"/>
  </w:num>
  <w:num w:numId="11">
    <w:abstractNumId w:val="29"/>
  </w:num>
  <w:num w:numId="12">
    <w:abstractNumId w:val="11"/>
  </w:num>
  <w:num w:numId="13">
    <w:abstractNumId w:val="56"/>
  </w:num>
  <w:num w:numId="14">
    <w:abstractNumId w:val="18"/>
  </w:num>
  <w:num w:numId="15">
    <w:abstractNumId w:val="53"/>
  </w:num>
  <w:num w:numId="16">
    <w:abstractNumId w:val="15"/>
  </w:num>
  <w:num w:numId="17">
    <w:abstractNumId w:val="4"/>
  </w:num>
  <w:num w:numId="18">
    <w:abstractNumId w:val="39"/>
  </w:num>
  <w:num w:numId="19">
    <w:abstractNumId w:val="41"/>
  </w:num>
  <w:num w:numId="20">
    <w:abstractNumId w:val="19"/>
  </w:num>
  <w:num w:numId="21">
    <w:abstractNumId w:val="12"/>
  </w:num>
  <w:num w:numId="22">
    <w:abstractNumId w:val="48"/>
  </w:num>
  <w:num w:numId="23">
    <w:abstractNumId w:val="57"/>
  </w:num>
  <w:num w:numId="24">
    <w:abstractNumId w:val="32"/>
  </w:num>
  <w:num w:numId="25">
    <w:abstractNumId w:val="3"/>
  </w:num>
  <w:num w:numId="26">
    <w:abstractNumId w:val="25"/>
  </w:num>
  <w:num w:numId="27">
    <w:abstractNumId w:val="45"/>
  </w:num>
  <w:num w:numId="28">
    <w:abstractNumId w:val="1"/>
  </w:num>
  <w:num w:numId="29">
    <w:abstractNumId w:val="20"/>
  </w:num>
  <w:num w:numId="30">
    <w:abstractNumId w:val="58"/>
  </w:num>
  <w:num w:numId="31">
    <w:abstractNumId w:val="23"/>
  </w:num>
  <w:num w:numId="32">
    <w:abstractNumId w:val="49"/>
  </w:num>
  <w:num w:numId="33">
    <w:abstractNumId w:val="21"/>
  </w:num>
  <w:num w:numId="34">
    <w:abstractNumId w:val="55"/>
  </w:num>
  <w:num w:numId="35">
    <w:abstractNumId w:val="36"/>
  </w:num>
  <w:num w:numId="36">
    <w:abstractNumId w:val="17"/>
  </w:num>
  <w:num w:numId="37">
    <w:abstractNumId w:val="37"/>
  </w:num>
  <w:num w:numId="38">
    <w:abstractNumId w:val="13"/>
  </w:num>
  <w:num w:numId="39">
    <w:abstractNumId w:val="46"/>
  </w:num>
  <w:num w:numId="40">
    <w:abstractNumId w:val="22"/>
  </w:num>
  <w:num w:numId="41">
    <w:abstractNumId w:val="60"/>
  </w:num>
  <w:num w:numId="42">
    <w:abstractNumId w:val="9"/>
  </w:num>
  <w:num w:numId="43">
    <w:abstractNumId w:val="47"/>
  </w:num>
  <w:num w:numId="44">
    <w:abstractNumId w:val="16"/>
  </w:num>
  <w:num w:numId="45">
    <w:abstractNumId w:val="27"/>
  </w:num>
  <w:num w:numId="46">
    <w:abstractNumId w:val="54"/>
  </w:num>
  <w:num w:numId="47">
    <w:abstractNumId w:val="2"/>
  </w:num>
  <w:num w:numId="48">
    <w:abstractNumId w:val="8"/>
  </w:num>
  <w:num w:numId="49">
    <w:abstractNumId w:val="5"/>
  </w:num>
  <w:num w:numId="50">
    <w:abstractNumId w:val="0"/>
  </w:num>
  <w:num w:numId="51">
    <w:abstractNumId w:val="10"/>
  </w:num>
  <w:num w:numId="52">
    <w:abstractNumId w:val="7"/>
  </w:num>
  <w:num w:numId="53">
    <w:abstractNumId w:val="31"/>
  </w:num>
  <w:num w:numId="54">
    <w:abstractNumId w:val="14"/>
  </w:num>
  <w:num w:numId="55">
    <w:abstractNumId w:val="30"/>
  </w:num>
  <w:num w:numId="56">
    <w:abstractNumId w:val="59"/>
  </w:num>
  <w:num w:numId="57">
    <w:abstractNumId w:val="35"/>
  </w:num>
  <w:num w:numId="58">
    <w:abstractNumId w:val="33"/>
  </w:num>
  <w:num w:numId="59">
    <w:abstractNumId w:val="26"/>
  </w:num>
  <w:num w:numId="60">
    <w:abstractNumId w:val="40"/>
  </w:num>
  <w:num w:numId="61">
    <w:abstractNumId w:val="28"/>
  </w:num>
  <w:numIdMacAtCleanup w:val="5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Robinson">
    <w15:presenceInfo w15:providerId="None" w15:userId="Alex Robi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3202"/>
    <w:rsid w:val="00000055"/>
    <w:rsid w:val="0000108C"/>
    <w:rsid w:val="0000118C"/>
    <w:rsid w:val="00010011"/>
    <w:rsid w:val="00011FC2"/>
    <w:rsid w:val="000155FA"/>
    <w:rsid w:val="00026EFE"/>
    <w:rsid w:val="000270B6"/>
    <w:rsid w:val="00027C2E"/>
    <w:rsid w:val="00037F07"/>
    <w:rsid w:val="000409F9"/>
    <w:rsid w:val="0004265B"/>
    <w:rsid w:val="00051809"/>
    <w:rsid w:val="00052861"/>
    <w:rsid w:val="00061BA9"/>
    <w:rsid w:val="0006389C"/>
    <w:rsid w:val="00065E73"/>
    <w:rsid w:val="0006781E"/>
    <w:rsid w:val="00067D44"/>
    <w:rsid w:val="00071BDA"/>
    <w:rsid w:val="00075372"/>
    <w:rsid w:val="000763DB"/>
    <w:rsid w:val="00083D12"/>
    <w:rsid w:val="00086E9F"/>
    <w:rsid w:val="00092C26"/>
    <w:rsid w:val="0009301E"/>
    <w:rsid w:val="000951FB"/>
    <w:rsid w:val="00095EB2"/>
    <w:rsid w:val="00096AFB"/>
    <w:rsid w:val="000A1AD9"/>
    <w:rsid w:val="000A5837"/>
    <w:rsid w:val="000A7B36"/>
    <w:rsid w:val="000B3D07"/>
    <w:rsid w:val="000B5D50"/>
    <w:rsid w:val="000B6C34"/>
    <w:rsid w:val="000C080E"/>
    <w:rsid w:val="000D72E3"/>
    <w:rsid w:val="000E399E"/>
    <w:rsid w:val="000E40A3"/>
    <w:rsid w:val="000E4540"/>
    <w:rsid w:val="000E488E"/>
    <w:rsid w:val="000E48F1"/>
    <w:rsid w:val="000E53CB"/>
    <w:rsid w:val="000E58E3"/>
    <w:rsid w:val="000F6F7E"/>
    <w:rsid w:val="00100BC7"/>
    <w:rsid w:val="001017C7"/>
    <w:rsid w:val="001034B4"/>
    <w:rsid w:val="001036C4"/>
    <w:rsid w:val="00104F5B"/>
    <w:rsid w:val="0010631C"/>
    <w:rsid w:val="00107314"/>
    <w:rsid w:val="00125968"/>
    <w:rsid w:val="00127632"/>
    <w:rsid w:val="0014313D"/>
    <w:rsid w:val="00144E3B"/>
    <w:rsid w:val="00146E71"/>
    <w:rsid w:val="00152E3C"/>
    <w:rsid w:val="00153390"/>
    <w:rsid w:val="00154A68"/>
    <w:rsid w:val="001567E1"/>
    <w:rsid w:val="00156B12"/>
    <w:rsid w:val="00166BD9"/>
    <w:rsid w:val="00173F0F"/>
    <w:rsid w:val="001765A5"/>
    <w:rsid w:val="00181098"/>
    <w:rsid w:val="0018252B"/>
    <w:rsid w:val="00183CAE"/>
    <w:rsid w:val="0018528A"/>
    <w:rsid w:val="001952DE"/>
    <w:rsid w:val="001A0B09"/>
    <w:rsid w:val="001A485E"/>
    <w:rsid w:val="001A7223"/>
    <w:rsid w:val="001B271E"/>
    <w:rsid w:val="001B37AC"/>
    <w:rsid w:val="001B37FC"/>
    <w:rsid w:val="001B50CF"/>
    <w:rsid w:val="001B62B4"/>
    <w:rsid w:val="001B77AE"/>
    <w:rsid w:val="001C60F8"/>
    <w:rsid w:val="001C6E31"/>
    <w:rsid w:val="001D13F2"/>
    <w:rsid w:val="001D19D6"/>
    <w:rsid w:val="001D2FCC"/>
    <w:rsid w:val="001D6812"/>
    <w:rsid w:val="001E4654"/>
    <w:rsid w:val="001E53AA"/>
    <w:rsid w:val="001E6E67"/>
    <w:rsid w:val="001E7914"/>
    <w:rsid w:val="001F10DE"/>
    <w:rsid w:val="001F3123"/>
    <w:rsid w:val="001F4575"/>
    <w:rsid w:val="001F77CF"/>
    <w:rsid w:val="002010D5"/>
    <w:rsid w:val="00206A5E"/>
    <w:rsid w:val="00207D06"/>
    <w:rsid w:val="00210AD3"/>
    <w:rsid w:val="00217570"/>
    <w:rsid w:val="00220E2B"/>
    <w:rsid w:val="00222B2B"/>
    <w:rsid w:val="00227DC3"/>
    <w:rsid w:val="002321FB"/>
    <w:rsid w:val="00233AF7"/>
    <w:rsid w:val="00234CCD"/>
    <w:rsid w:val="00234E7A"/>
    <w:rsid w:val="002355BC"/>
    <w:rsid w:val="00235B1B"/>
    <w:rsid w:val="0024364B"/>
    <w:rsid w:val="002541F0"/>
    <w:rsid w:val="00256ED8"/>
    <w:rsid w:val="00257C4F"/>
    <w:rsid w:val="00263C13"/>
    <w:rsid w:val="0026669C"/>
    <w:rsid w:val="00275AC1"/>
    <w:rsid w:val="00276B02"/>
    <w:rsid w:val="002825B2"/>
    <w:rsid w:val="002845E0"/>
    <w:rsid w:val="00290085"/>
    <w:rsid w:val="00295985"/>
    <w:rsid w:val="00295BDB"/>
    <w:rsid w:val="002A4579"/>
    <w:rsid w:val="002B025B"/>
    <w:rsid w:val="002B05A9"/>
    <w:rsid w:val="002B1A30"/>
    <w:rsid w:val="002B3D4F"/>
    <w:rsid w:val="002B521F"/>
    <w:rsid w:val="002B7B90"/>
    <w:rsid w:val="002D2C2E"/>
    <w:rsid w:val="002E0FA5"/>
    <w:rsid w:val="002E3C05"/>
    <w:rsid w:val="002E7FA8"/>
    <w:rsid w:val="002F033E"/>
    <w:rsid w:val="002F1E66"/>
    <w:rsid w:val="00300D5D"/>
    <w:rsid w:val="003012C0"/>
    <w:rsid w:val="00302DB3"/>
    <w:rsid w:val="003053BC"/>
    <w:rsid w:val="0031100C"/>
    <w:rsid w:val="003160D8"/>
    <w:rsid w:val="00316776"/>
    <w:rsid w:val="0032170D"/>
    <w:rsid w:val="003232DE"/>
    <w:rsid w:val="00323F27"/>
    <w:rsid w:val="00325492"/>
    <w:rsid w:val="00325CFE"/>
    <w:rsid w:val="00327E3B"/>
    <w:rsid w:val="00330AC4"/>
    <w:rsid w:val="0033440C"/>
    <w:rsid w:val="00334DC0"/>
    <w:rsid w:val="003361DB"/>
    <w:rsid w:val="00340443"/>
    <w:rsid w:val="00341ECA"/>
    <w:rsid w:val="003429E3"/>
    <w:rsid w:val="003473ED"/>
    <w:rsid w:val="00347DD7"/>
    <w:rsid w:val="0035076E"/>
    <w:rsid w:val="00351511"/>
    <w:rsid w:val="00352135"/>
    <w:rsid w:val="00357AC5"/>
    <w:rsid w:val="0036268B"/>
    <w:rsid w:val="00372029"/>
    <w:rsid w:val="003763B4"/>
    <w:rsid w:val="00381D37"/>
    <w:rsid w:val="00382050"/>
    <w:rsid w:val="00391E63"/>
    <w:rsid w:val="003A0E4C"/>
    <w:rsid w:val="003A2550"/>
    <w:rsid w:val="003A283D"/>
    <w:rsid w:val="003A402B"/>
    <w:rsid w:val="003B1E9C"/>
    <w:rsid w:val="003B5A7B"/>
    <w:rsid w:val="003C1486"/>
    <w:rsid w:val="003C2255"/>
    <w:rsid w:val="003C7AE4"/>
    <w:rsid w:val="003D0001"/>
    <w:rsid w:val="003D0EC9"/>
    <w:rsid w:val="003D3C29"/>
    <w:rsid w:val="003D3DFE"/>
    <w:rsid w:val="003D4265"/>
    <w:rsid w:val="003D62FD"/>
    <w:rsid w:val="003E4FFA"/>
    <w:rsid w:val="003E630B"/>
    <w:rsid w:val="003E6350"/>
    <w:rsid w:val="003E64EE"/>
    <w:rsid w:val="003F3EAE"/>
    <w:rsid w:val="003F669C"/>
    <w:rsid w:val="003F6DDA"/>
    <w:rsid w:val="003F7957"/>
    <w:rsid w:val="00400793"/>
    <w:rsid w:val="00401A2F"/>
    <w:rsid w:val="00402880"/>
    <w:rsid w:val="00410E11"/>
    <w:rsid w:val="004129FB"/>
    <w:rsid w:val="004148A2"/>
    <w:rsid w:val="00416DA8"/>
    <w:rsid w:val="0041751A"/>
    <w:rsid w:val="00424F2D"/>
    <w:rsid w:val="00427460"/>
    <w:rsid w:val="00431A0F"/>
    <w:rsid w:val="004351B0"/>
    <w:rsid w:val="00440CCC"/>
    <w:rsid w:val="0044409A"/>
    <w:rsid w:val="004448E1"/>
    <w:rsid w:val="00445D74"/>
    <w:rsid w:val="004503AE"/>
    <w:rsid w:val="00452F7D"/>
    <w:rsid w:val="0045390B"/>
    <w:rsid w:val="0045488D"/>
    <w:rsid w:val="004625EB"/>
    <w:rsid w:val="0046434B"/>
    <w:rsid w:val="0047245A"/>
    <w:rsid w:val="00475702"/>
    <w:rsid w:val="00476CF9"/>
    <w:rsid w:val="0048253A"/>
    <w:rsid w:val="00482550"/>
    <w:rsid w:val="00487B4D"/>
    <w:rsid w:val="00491FF2"/>
    <w:rsid w:val="00492B71"/>
    <w:rsid w:val="00493ADC"/>
    <w:rsid w:val="00494A03"/>
    <w:rsid w:val="00496A02"/>
    <w:rsid w:val="004A14FA"/>
    <w:rsid w:val="004A17E1"/>
    <w:rsid w:val="004A628D"/>
    <w:rsid w:val="004A6436"/>
    <w:rsid w:val="004A6450"/>
    <w:rsid w:val="004A6C76"/>
    <w:rsid w:val="004B102D"/>
    <w:rsid w:val="004B1D28"/>
    <w:rsid w:val="004B2E68"/>
    <w:rsid w:val="004C1AE9"/>
    <w:rsid w:val="004C1D37"/>
    <w:rsid w:val="004C2830"/>
    <w:rsid w:val="004C44DB"/>
    <w:rsid w:val="004C5344"/>
    <w:rsid w:val="004C6899"/>
    <w:rsid w:val="004C715C"/>
    <w:rsid w:val="004D3202"/>
    <w:rsid w:val="004D6F51"/>
    <w:rsid w:val="004E7BAF"/>
    <w:rsid w:val="004F0B73"/>
    <w:rsid w:val="004F648D"/>
    <w:rsid w:val="00501E03"/>
    <w:rsid w:val="00513ECE"/>
    <w:rsid w:val="005173F8"/>
    <w:rsid w:val="005175D1"/>
    <w:rsid w:val="00521066"/>
    <w:rsid w:val="00532D2F"/>
    <w:rsid w:val="00533B47"/>
    <w:rsid w:val="00540515"/>
    <w:rsid w:val="00542C51"/>
    <w:rsid w:val="00544BEA"/>
    <w:rsid w:val="005525BC"/>
    <w:rsid w:val="00561648"/>
    <w:rsid w:val="0056645B"/>
    <w:rsid w:val="00566D88"/>
    <w:rsid w:val="00571664"/>
    <w:rsid w:val="0057216C"/>
    <w:rsid w:val="005747AB"/>
    <w:rsid w:val="00574CA0"/>
    <w:rsid w:val="00577F8B"/>
    <w:rsid w:val="00583C00"/>
    <w:rsid w:val="00583CB9"/>
    <w:rsid w:val="005926E6"/>
    <w:rsid w:val="005965D0"/>
    <w:rsid w:val="005972DE"/>
    <w:rsid w:val="005A015E"/>
    <w:rsid w:val="005A043E"/>
    <w:rsid w:val="005A3DBF"/>
    <w:rsid w:val="005B33D1"/>
    <w:rsid w:val="005B3C04"/>
    <w:rsid w:val="005B4786"/>
    <w:rsid w:val="005B7C10"/>
    <w:rsid w:val="005D2704"/>
    <w:rsid w:val="005D3F82"/>
    <w:rsid w:val="005D5DEA"/>
    <w:rsid w:val="005E2DFE"/>
    <w:rsid w:val="005F0F62"/>
    <w:rsid w:val="005F1BB2"/>
    <w:rsid w:val="00604423"/>
    <w:rsid w:val="00607B5E"/>
    <w:rsid w:val="00607D18"/>
    <w:rsid w:val="00610E9A"/>
    <w:rsid w:val="006136D4"/>
    <w:rsid w:val="00613703"/>
    <w:rsid w:val="0061617B"/>
    <w:rsid w:val="00617E74"/>
    <w:rsid w:val="0062462A"/>
    <w:rsid w:val="006320E6"/>
    <w:rsid w:val="006332E5"/>
    <w:rsid w:val="00634293"/>
    <w:rsid w:val="00634993"/>
    <w:rsid w:val="0063586D"/>
    <w:rsid w:val="00636343"/>
    <w:rsid w:val="00641051"/>
    <w:rsid w:val="00643925"/>
    <w:rsid w:val="0064462E"/>
    <w:rsid w:val="00645A66"/>
    <w:rsid w:val="006530DD"/>
    <w:rsid w:val="006626B0"/>
    <w:rsid w:val="006766E8"/>
    <w:rsid w:val="00676946"/>
    <w:rsid w:val="0067778D"/>
    <w:rsid w:val="00681593"/>
    <w:rsid w:val="00683C94"/>
    <w:rsid w:val="0068492C"/>
    <w:rsid w:val="0068521B"/>
    <w:rsid w:val="00690AE2"/>
    <w:rsid w:val="006956F3"/>
    <w:rsid w:val="006A4AEA"/>
    <w:rsid w:val="006B0A30"/>
    <w:rsid w:val="006B1D72"/>
    <w:rsid w:val="006B3E90"/>
    <w:rsid w:val="006B6096"/>
    <w:rsid w:val="006B6259"/>
    <w:rsid w:val="006B7D5B"/>
    <w:rsid w:val="006C3512"/>
    <w:rsid w:val="006D244F"/>
    <w:rsid w:val="006D28C7"/>
    <w:rsid w:val="006D2BCF"/>
    <w:rsid w:val="006D3982"/>
    <w:rsid w:val="006E00A7"/>
    <w:rsid w:val="006E0830"/>
    <w:rsid w:val="006E38F8"/>
    <w:rsid w:val="006E64DF"/>
    <w:rsid w:val="006F060E"/>
    <w:rsid w:val="006F20C2"/>
    <w:rsid w:val="006F3926"/>
    <w:rsid w:val="006F4BD1"/>
    <w:rsid w:val="007018DC"/>
    <w:rsid w:val="00702E31"/>
    <w:rsid w:val="00704703"/>
    <w:rsid w:val="00704A92"/>
    <w:rsid w:val="007068BD"/>
    <w:rsid w:val="0070702F"/>
    <w:rsid w:val="007102A4"/>
    <w:rsid w:val="007120F2"/>
    <w:rsid w:val="007137B8"/>
    <w:rsid w:val="0072593F"/>
    <w:rsid w:val="00727931"/>
    <w:rsid w:val="00733F37"/>
    <w:rsid w:val="007366A0"/>
    <w:rsid w:val="007372AB"/>
    <w:rsid w:val="00741D62"/>
    <w:rsid w:val="00761F28"/>
    <w:rsid w:val="00766A69"/>
    <w:rsid w:val="007677BC"/>
    <w:rsid w:val="00780CF1"/>
    <w:rsid w:val="0078120B"/>
    <w:rsid w:val="007866C7"/>
    <w:rsid w:val="00787DD0"/>
    <w:rsid w:val="00791493"/>
    <w:rsid w:val="007A2D58"/>
    <w:rsid w:val="007B0FA5"/>
    <w:rsid w:val="007B13B3"/>
    <w:rsid w:val="007B1BBD"/>
    <w:rsid w:val="007B2E10"/>
    <w:rsid w:val="007B3C59"/>
    <w:rsid w:val="007B6DEE"/>
    <w:rsid w:val="007B7F62"/>
    <w:rsid w:val="007C27CE"/>
    <w:rsid w:val="007C5266"/>
    <w:rsid w:val="007D27DF"/>
    <w:rsid w:val="007E44B3"/>
    <w:rsid w:val="007E4895"/>
    <w:rsid w:val="007F7674"/>
    <w:rsid w:val="0080082D"/>
    <w:rsid w:val="0080227B"/>
    <w:rsid w:val="00802C9D"/>
    <w:rsid w:val="00811D6C"/>
    <w:rsid w:val="00812DF0"/>
    <w:rsid w:val="00813167"/>
    <w:rsid w:val="00815446"/>
    <w:rsid w:val="008213F7"/>
    <w:rsid w:val="00822A52"/>
    <w:rsid w:val="00827D73"/>
    <w:rsid w:val="00831302"/>
    <w:rsid w:val="00835786"/>
    <w:rsid w:val="008413E7"/>
    <w:rsid w:val="00841AF9"/>
    <w:rsid w:val="00845F3E"/>
    <w:rsid w:val="00850F8C"/>
    <w:rsid w:val="00853B91"/>
    <w:rsid w:val="00854A60"/>
    <w:rsid w:val="0085642A"/>
    <w:rsid w:val="00863B1A"/>
    <w:rsid w:val="00867208"/>
    <w:rsid w:val="00867465"/>
    <w:rsid w:val="008701A5"/>
    <w:rsid w:val="00877C76"/>
    <w:rsid w:val="00881B52"/>
    <w:rsid w:val="00882B10"/>
    <w:rsid w:val="00882E5A"/>
    <w:rsid w:val="00885112"/>
    <w:rsid w:val="008A0E69"/>
    <w:rsid w:val="008A2D12"/>
    <w:rsid w:val="008A3299"/>
    <w:rsid w:val="008A4897"/>
    <w:rsid w:val="008B0B8A"/>
    <w:rsid w:val="008B2D5B"/>
    <w:rsid w:val="008C3102"/>
    <w:rsid w:val="008C3761"/>
    <w:rsid w:val="008C4068"/>
    <w:rsid w:val="008C6E43"/>
    <w:rsid w:val="008D1026"/>
    <w:rsid w:val="008D12E8"/>
    <w:rsid w:val="008D1A67"/>
    <w:rsid w:val="008D1B99"/>
    <w:rsid w:val="008D1CA9"/>
    <w:rsid w:val="008D3E7E"/>
    <w:rsid w:val="008D76FF"/>
    <w:rsid w:val="008D7810"/>
    <w:rsid w:val="008E11F8"/>
    <w:rsid w:val="008E31A9"/>
    <w:rsid w:val="008E647E"/>
    <w:rsid w:val="008F0E6D"/>
    <w:rsid w:val="008F7C66"/>
    <w:rsid w:val="00901D21"/>
    <w:rsid w:val="00904478"/>
    <w:rsid w:val="00905C94"/>
    <w:rsid w:val="009064AA"/>
    <w:rsid w:val="00910DDA"/>
    <w:rsid w:val="009118F5"/>
    <w:rsid w:val="0091374B"/>
    <w:rsid w:val="009175B0"/>
    <w:rsid w:val="009218A3"/>
    <w:rsid w:val="00923B54"/>
    <w:rsid w:val="00923F9A"/>
    <w:rsid w:val="00924C65"/>
    <w:rsid w:val="00925089"/>
    <w:rsid w:val="00926D9A"/>
    <w:rsid w:val="00930CF9"/>
    <w:rsid w:val="00932BDE"/>
    <w:rsid w:val="0094048D"/>
    <w:rsid w:val="00940C2B"/>
    <w:rsid w:val="00941A3F"/>
    <w:rsid w:val="00942EFE"/>
    <w:rsid w:val="0094565C"/>
    <w:rsid w:val="0095209D"/>
    <w:rsid w:val="00956A1C"/>
    <w:rsid w:val="00960762"/>
    <w:rsid w:val="0096333E"/>
    <w:rsid w:val="00972EE0"/>
    <w:rsid w:val="00977F2D"/>
    <w:rsid w:val="009814B4"/>
    <w:rsid w:val="00981C27"/>
    <w:rsid w:val="0098280A"/>
    <w:rsid w:val="00982AC4"/>
    <w:rsid w:val="009863D9"/>
    <w:rsid w:val="0099092F"/>
    <w:rsid w:val="009926B5"/>
    <w:rsid w:val="00994A9C"/>
    <w:rsid w:val="009A7C59"/>
    <w:rsid w:val="009B7D88"/>
    <w:rsid w:val="009C1DD6"/>
    <w:rsid w:val="009C1F09"/>
    <w:rsid w:val="009C2707"/>
    <w:rsid w:val="009C4482"/>
    <w:rsid w:val="009C4EB4"/>
    <w:rsid w:val="009D01DC"/>
    <w:rsid w:val="009D1EE3"/>
    <w:rsid w:val="009D50B4"/>
    <w:rsid w:val="009D5D86"/>
    <w:rsid w:val="009E1B61"/>
    <w:rsid w:val="009E2866"/>
    <w:rsid w:val="009E7CD4"/>
    <w:rsid w:val="009E7F13"/>
    <w:rsid w:val="009F2C84"/>
    <w:rsid w:val="009F3CAC"/>
    <w:rsid w:val="009F5084"/>
    <w:rsid w:val="00A00C3A"/>
    <w:rsid w:val="00A04872"/>
    <w:rsid w:val="00A04D29"/>
    <w:rsid w:val="00A05187"/>
    <w:rsid w:val="00A117F9"/>
    <w:rsid w:val="00A11849"/>
    <w:rsid w:val="00A24373"/>
    <w:rsid w:val="00A30504"/>
    <w:rsid w:val="00A33C94"/>
    <w:rsid w:val="00A3611E"/>
    <w:rsid w:val="00A37842"/>
    <w:rsid w:val="00A404AD"/>
    <w:rsid w:val="00A43E4A"/>
    <w:rsid w:val="00A46101"/>
    <w:rsid w:val="00A50508"/>
    <w:rsid w:val="00A55B55"/>
    <w:rsid w:val="00A5796A"/>
    <w:rsid w:val="00A62EA8"/>
    <w:rsid w:val="00A64190"/>
    <w:rsid w:val="00A642B7"/>
    <w:rsid w:val="00A65097"/>
    <w:rsid w:val="00A67184"/>
    <w:rsid w:val="00A7224C"/>
    <w:rsid w:val="00A85E64"/>
    <w:rsid w:val="00A87197"/>
    <w:rsid w:val="00A87C6A"/>
    <w:rsid w:val="00A92F96"/>
    <w:rsid w:val="00A95D4E"/>
    <w:rsid w:val="00A97E26"/>
    <w:rsid w:val="00AA337E"/>
    <w:rsid w:val="00AA3A29"/>
    <w:rsid w:val="00AA4403"/>
    <w:rsid w:val="00AA7B52"/>
    <w:rsid w:val="00AB58F3"/>
    <w:rsid w:val="00AB6D33"/>
    <w:rsid w:val="00AC1023"/>
    <w:rsid w:val="00AC30E3"/>
    <w:rsid w:val="00AC6E68"/>
    <w:rsid w:val="00AD3F8A"/>
    <w:rsid w:val="00AD49F7"/>
    <w:rsid w:val="00AD5011"/>
    <w:rsid w:val="00AD7415"/>
    <w:rsid w:val="00AE0C6E"/>
    <w:rsid w:val="00AE159B"/>
    <w:rsid w:val="00AE3EC9"/>
    <w:rsid w:val="00AE7F39"/>
    <w:rsid w:val="00AE7FF6"/>
    <w:rsid w:val="00B0025F"/>
    <w:rsid w:val="00B06B87"/>
    <w:rsid w:val="00B16722"/>
    <w:rsid w:val="00B175D3"/>
    <w:rsid w:val="00B258DB"/>
    <w:rsid w:val="00B36DB0"/>
    <w:rsid w:val="00B44605"/>
    <w:rsid w:val="00B546F3"/>
    <w:rsid w:val="00B62FD5"/>
    <w:rsid w:val="00B64450"/>
    <w:rsid w:val="00B728CA"/>
    <w:rsid w:val="00B73102"/>
    <w:rsid w:val="00B7409A"/>
    <w:rsid w:val="00B76AA4"/>
    <w:rsid w:val="00B77A13"/>
    <w:rsid w:val="00B8026B"/>
    <w:rsid w:val="00B804BE"/>
    <w:rsid w:val="00B81B47"/>
    <w:rsid w:val="00B82233"/>
    <w:rsid w:val="00B851D0"/>
    <w:rsid w:val="00B86469"/>
    <w:rsid w:val="00B87C4D"/>
    <w:rsid w:val="00B9179E"/>
    <w:rsid w:val="00B917C7"/>
    <w:rsid w:val="00B951D2"/>
    <w:rsid w:val="00BA7ACD"/>
    <w:rsid w:val="00BB2D6B"/>
    <w:rsid w:val="00BB45B2"/>
    <w:rsid w:val="00BB6934"/>
    <w:rsid w:val="00BC2C21"/>
    <w:rsid w:val="00BC2C48"/>
    <w:rsid w:val="00BC3BA0"/>
    <w:rsid w:val="00BC59D6"/>
    <w:rsid w:val="00BC5C0F"/>
    <w:rsid w:val="00BC620C"/>
    <w:rsid w:val="00BC6764"/>
    <w:rsid w:val="00BC72C1"/>
    <w:rsid w:val="00BC74E8"/>
    <w:rsid w:val="00BD2E0B"/>
    <w:rsid w:val="00BE01E3"/>
    <w:rsid w:val="00BE0891"/>
    <w:rsid w:val="00BE6E0F"/>
    <w:rsid w:val="00BE7527"/>
    <w:rsid w:val="00BE7DFE"/>
    <w:rsid w:val="00BF0706"/>
    <w:rsid w:val="00BF65B3"/>
    <w:rsid w:val="00C02B54"/>
    <w:rsid w:val="00C04039"/>
    <w:rsid w:val="00C04867"/>
    <w:rsid w:val="00C0588F"/>
    <w:rsid w:val="00C10A10"/>
    <w:rsid w:val="00C12190"/>
    <w:rsid w:val="00C14606"/>
    <w:rsid w:val="00C14BBD"/>
    <w:rsid w:val="00C23CA9"/>
    <w:rsid w:val="00C243C8"/>
    <w:rsid w:val="00C27896"/>
    <w:rsid w:val="00C35AA2"/>
    <w:rsid w:val="00C5226E"/>
    <w:rsid w:val="00C53861"/>
    <w:rsid w:val="00C56B37"/>
    <w:rsid w:val="00C57CB2"/>
    <w:rsid w:val="00C63C71"/>
    <w:rsid w:val="00C64375"/>
    <w:rsid w:val="00C66577"/>
    <w:rsid w:val="00C6667E"/>
    <w:rsid w:val="00C66992"/>
    <w:rsid w:val="00C675FD"/>
    <w:rsid w:val="00C70815"/>
    <w:rsid w:val="00C84209"/>
    <w:rsid w:val="00C864BC"/>
    <w:rsid w:val="00C9518B"/>
    <w:rsid w:val="00CA0607"/>
    <w:rsid w:val="00CA54E6"/>
    <w:rsid w:val="00CB40DB"/>
    <w:rsid w:val="00CB47D8"/>
    <w:rsid w:val="00CB58DE"/>
    <w:rsid w:val="00CC001E"/>
    <w:rsid w:val="00CC055A"/>
    <w:rsid w:val="00CC14BD"/>
    <w:rsid w:val="00CC1E7C"/>
    <w:rsid w:val="00CC5223"/>
    <w:rsid w:val="00CC6009"/>
    <w:rsid w:val="00CC7274"/>
    <w:rsid w:val="00CD4643"/>
    <w:rsid w:val="00CD784F"/>
    <w:rsid w:val="00CE29EF"/>
    <w:rsid w:val="00CE4F6C"/>
    <w:rsid w:val="00CE6333"/>
    <w:rsid w:val="00CE67F2"/>
    <w:rsid w:val="00CF1784"/>
    <w:rsid w:val="00CF66DC"/>
    <w:rsid w:val="00D112E8"/>
    <w:rsid w:val="00D252B9"/>
    <w:rsid w:val="00D42015"/>
    <w:rsid w:val="00D4371B"/>
    <w:rsid w:val="00D45596"/>
    <w:rsid w:val="00D479BC"/>
    <w:rsid w:val="00D526D9"/>
    <w:rsid w:val="00D55CEF"/>
    <w:rsid w:val="00D56AD5"/>
    <w:rsid w:val="00D61C61"/>
    <w:rsid w:val="00D74197"/>
    <w:rsid w:val="00D75280"/>
    <w:rsid w:val="00D807B4"/>
    <w:rsid w:val="00D81885"/>
    <w:rsid w:val="00D81969"/>
    <w:rsid w:val="00D828B9"/>
    <w:rsid w:val="00D914D8"/>
    <w:rsid w:val="00D93614"/>
    <w:rsid w:val="00D9485F"/>
    <w:rsid w:val="00D96C93"/>
    <w:rsid w:val="00D97E8F"/>
    <w:rsid w:val="00DA0B69"/>
    <w:rsid w:val="00DA7093"/>
    <w:rsid w:val="00DC26F6"/>
    <w:rsid w:val="00DC72AC"/>
    <w:rsid w:val="00DD3710"/>
    <w:rsid w:val="00DD3F99"/>
    <w:rsid w:val="00DD4B6A"/>
    <w:rsid w:val="00DE135B"/>
    <w:rsid w:val="00E0115F"/>
    <w:rsid w:val="00E01770"/>
    <w:rsid w:val="00E03123"/>
    <w:rsid w:val="00E169AB"/>
    <w:rsid w:val="00E24943"/>
    <w:rsid w:val="00E27D92"/>
    <w:rsid w:val="00E35223"/>
    <w:rsid w:val="00E357D0"/>
    <w:rsid w:val="00E41352"/>
    <w:rsid w:val="00E42303"/>
    <w:rsid w:val="00E44419"/>
    <w:rsid w:val="00E4756D"/>
    <w:rsid w:val="00E50DB6"/>
    <w:rsid w:val="00E551C0"/>
    <w:rsid w:val="00E679FF"/>
    <w:rsid w:val="00E70AD8"/>
    <w:rsid w:val="00E71F70"/>
    <w:rsid w:val="00E74ED7"/>
    <w:rsid w:val="00E777E9"/>
    <w:rsid w:val="00E84D01"/>
    <w:rsid w:val="00E9352D"/>
    <w:rsid w:val="00E942B6"/>
    <w:rsid w:val="00E94777"/>
    <w:rsid w:val="00EA555E"/>
    <w:rsid w:val="00EA5A76"/>
    <w:rsid w:val="00EC03AD"/>
    <w:rsid w:val="00EC0B1E"/>
    <w:rsid w:val="00EC33A1"/>
    <w:rsid w:val="00EC3A46"/>
    <w:rsid w:val="00EC5B08"/>
    <w:rsid w:val="00ED1BAD"/>
    <w:rsid w:val="00ED40F2"/>
    <w:rsid w:val="00EE057F"/>
    <w:rsid w:val="00EE2306"/>
    <w:rsid w:val="00EE3877"/>
    <w:rsid w:val="00EF7E14"/>
    <w:rsid w:val="00F01DC0"/>
    <w:rsid w:val="00F13A7B"/>
    <w:rsid w:val="00F24E15"/>
    <w:rsid w:val="00F27163"/>
    <w:rsid w:val="00F27FC3"/>
    <w:rsid w:val="00F42F79"/>
    <w:rsid w:val="00F44863"/>
    <w:rsid w:val="00F45240"/>
    <w:rsid w:val="00F46EB9"/>
    <w:rsid w:val="00F54428"/>
    <w:rsid w:val="00F5744A"/>
    <w:rsid w:val="00F57BB5"/>
    <w:rsid w:val="00F60DDE"/>
    <w:rsid w:val="00F614A9"/>
    <w:rsid w:val="00F61E81"/>
    <w:rsid w:val="00F72455"/>
    <w:rsid w:val="00F765DB"/>
    <w:rsid w:val="00F77007"/>
    <w:rsid w:val="00F865EE"/>
    <w:rsid w:val="00F92909"/>
    <w:rsid w:val="00FA0602"/>
    <w:rsid w:val="00FA55AC"/>
    <w:rsid w:val="00FA691B"/>
    <w:rsid w:val="00FB085C"/>
    <w:rsid w:val="00FB0867"/>
    <w:rsid w:val="00FB23D9"/>
    <w:rsid w:val="00FB3C66"/>
    <w:rsid w:val="00FB3CF0"/>
    <w:rsid w:val="00FC19C9"/>
    <w:rsid w:val="00FC1BED"/>
    <w:rsid w:val="00FD2055"/>
    <w:rsid w:val="00FD2383"/>
    <w:rsid w:val="00FE2E51"/>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Straight Arrow Connector 26"/>
        <o:r id="V:Rule2" type="connector" idref="#Straight Arrow Connector 24"/>
        <o:r id="V:Rule3" type="connector" idref="#Straight Arrow Connector 30"/>
      </o:rules>
    </o:shapelayout>
  </w:shapeDefaults>
  <w:decimalSymbol w:val="."/>
  <w:listSeparator w:val=","/>
  <w14:docId w14:val="6ED8F2B0"/>
  <w15:docId w15:val="{55C0A489-4BD3-4DEC-8CDE-E7FEA3DA8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9BC"/>
    <w:pPr>
      <w:jc w:val="both"/>
    </w:pPr>
  </w:style>
  <w:style w:type="paragraph" w:styleId="Heading1">
    <w:name w:val="heading 1"/>
    <w:basedOn w:val="Normal"/>
    <w:next w:val="Normal"/>
    <w:link w:val="Heading1Char"/>
    <w:uiPriority w:val="9"/>
    <w:qFormat/>
    <w:rsid w:val="00D479BC"/>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D479BC"/>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479BC"/>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D479BC"/>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D479BC"/>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D479BC"/>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D479BC"/>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D479BC"/>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D479BC"/>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69C"/>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26669C"/>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D479BC"/>
    <w:rPr>
      <w:color w:val="0000FF" w:themeColor="hyperlink"/>
      <w:u w:val="single"/>
    </w:rPr>
  </w:style>
  <w:style w:type="character" w:customStyle="1" w:styleId="Heading3Char">
    <w:name w:val="Heading 3 Char"/>
    <w:basedOn w:val="DefaultParagraphFont"/>
    <w:link w:val="Heading3"/>
    <w:uiPriority w:val="9"/>
    <w:rsid w:val="0026669C"/>
    <w:rPr>
      <w:rFonts w:asciiTheme="majorHAnsi" w:eastAsiaTheme="majorEastAsia" w:hAnsiTheme="majorHAnsi" w:cstheme="majorBidi"/>
      <w:color w:val="365F91" w:themeColor="accent1" w:themeShade="BF"/>
      <w:sz w:val="28"/>
      <w:szCs w:val="28"/>
    </w:rPr>
  </w:style>
  <w:style w:type="paragraph" w:styleId="ListParagraph">
    <w:name w:val="List Paragraph"/>
    <w:basedOn w:val="Normal"/>
    <w:uiPriority w:val="34"/>
    <w:qFormat/>
    <w:rsid w:val="00E41352"/>
    <w:pPr>
      <w:ind w:left="720"/>
      <w:contextualSpacing/>
    </w:pPr>
  </w:style>
  <w:style w:type="table" w:styleId="TableGrid">
    <w:name w:val="Table Grid"/>
    <w:basedOn w:val="TableNormal"/>
    <w:uiPriority w:val="59"/>
    <w:rsid w:val="00D93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C1023"/>
    <w:rPr>
      <w:color w:val="808080"/>
    </w:rPr>
  </w:style>
  <w:style w:type="paragraph" w:styleId="TOCHeading">
    <w:name w:val="TOC Heading"/>
    <w:basedOn w:val="Heading1"/>
    <w:next w:val="Normal"/>
    <w:uiPriority w:val="39"/>
    <w:unhideWhenUsed/>
    <w:qFormat/>
    <w:rsid w:val="0026669C"/>
    <w:pPr>
      <w:outlineLvl w:val="9"/>
    </w:pPr>
  </w:style>
  <w:style w:type="paragraph" w:styleId="TOC1">
    <w:name w:val="toc 1"/>
    <w:basedOn w:val="Normal"/>
    <w:next w:val="Normal"/>
    <w:autoRedefine/>
    <w:uiPriority w:val="39"/>
    <w:unhideWhenUsed/>
    <w:rsid w:val="00AC1023"/>
    <w:pPr>
      <w:spacing w:after="100"/>
    </w:pPr>
  </w:style>
  <w:style w:type="paragraph" w:styleId="TOC2">
    <w:name w:val="toc 2"/>
    <w:basedOn w:val="Normal"/>
    <w:next w:val="Normal"/>
    <w:autoRedefine/>
    <w:uiPriority w:val="39"/>
    <w:unhideWhenUsed/>
    <w:rsid w:val="00AC1023"/>
    <w:pPr>
      <w:spacing w:after="100"/>
      <w:ind w:left="220"/>
    </w:pPr>
  </w:style>
  <w:style w:type="paragraph" w:styleId="TOC3">
    <w:name w:val="toc 3"/>
    <w:basedOn w:val="Normal"/>
    <w:next w:val="Normal"/>
    <w:autoRedefine/>
    <w:uiPriority w:val="39"/>
    <w:unhideWhenUsed/>
    <w:rsid w:val="00AC1023"/>
    <w:pPr>
      <w:spacing w:after="100"/>
      <w:ind w:left="440"/>
    </w:pPr>
  </w:style>
  <w:style w:type="paragraph" w:styleId="NoSpacing">
    <w:name w:val="No Spacing"/>
    <w:link w:val="NoSpacingChar"/>
    <w:uiPriority w:val="1"/>
    <w:qFormat/>
    <w:rsid w:val="00D479BC"/>
    <w:pPr>
      <w:spacing w:after="0" w:line="240" w:lineRule="auto"/>
    </w:pPr>
  </w:style>
  <w:style w:type="character" w:customStyle="1" w:styleId="NoSpacingChar">
    <w:name w:val="No Spacing Char"/>
    <w:basedOn w:val="DefaultParagraphFont"/>
    <w:link w:val="NoSpacing"/>
    <w:uiPriority w:val="1"/>
    <w:rsid w:val="00276B02"/>
  </w:style>
  <w:style w:type="character" w:styleId="FollowedHyperlink">
    <w:name w:val="FollowedHyperlink"/>
    <w:basedOn w:val="DefaultParagraphFont"/>
    <w:uiPriority w:val="99"/>
    <w:semiHidden/>
    <w:unhideWhenUsed/>
    <w:rsid w:val="00D479BC"/>
    <w:rPr>
      <w:color w:val="800080" w:themeColor="followedHyperlink"/>
      <w:u w:val="single"/>
    </w:rPr>
  </w:style>
  <w:style w:type="paragraph" w:styleId="BalloonText">
    <w:name w:val="Balloon Text"/>
    <w:basedOn w:val="Normal"/>
    <w:link w:val="BalloonTextChar"/>
    <w:uiPriority w:val="99"/>
    <w:semiHidden/>
    <w:unhideWhenUsed/>
    <w:rsid w:val="00923B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B54"/>
    <w:rPr>
      <w:rFonts w:ascii="Tahoma" w:hAnsi="Tahoma" w:cs="Tahoma"/>
      <w:sz w:val="16"/>
      <w:szCs w:val="16"/>
    </w:rPr>
  </w:style>
  <w:style w:type="paragraph" w:styleId="Header">
    <w:name w:val="header"/>
    <w:basedOn w:val="Normal"/>
    <w:link w:val="HeaderChar"/>
    <w:uiPriority w:val="99"/>
    <w:unhideWhenUsed/>
    <w:rsid w:val="006342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4293"/>
  </w:style>
  <w:style w:type="paragraph" w:styleId="Footer">
    <w:name w:val="footer"/>
    <w:basedOn w:val="Normal"/>
    <w:link w:val="FooterChar"/>
    <w:uiPriority w:val="99"/>
    <w:unhideWhenUsed/>
    <w:rsid w:val="006342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4293"/>
  </w:style>
  <w:style w:type="character" w:customStyle="1" w:styleId="st">
    <w:name w:val="st"/>
    <w:basedOn w:val="DefaultParagraphFont"/>
    <w:rsid w:val="00445D74"/>
  </w:style>
  <w:style w:type="paragraph" w:styleId="NormalWeb">
    <w:name w:val="Normal (Web)"/>
    <w:basedOn w:val="Normal"/>
    <w:uiPriority w:val="99"/>
    <w:unhideWhenUsed/>
    <w:rsid w:val="00BC72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CommentReference">
    <w:name w:val="annotation reference"/>
    <w:basedOn w:val="DefaultParagraphFont"/>
    <w:uiPriority w:val="99"/>
    <w:semiHidden/>
    <w:unhideWhenUsed/>
    <w:rsid w:val="0078120B"/>
    <w:rPr>
      <w:sz w:val="16"/>
      <w:szCs w:val="16"/>
    </w:rPr>
  </w:style>
  <w:style w:type="paragraph" w:styleId="CommentText">
    <w:name w:val="annotation text"/>
    <w:basedOn w:val="Normal"/>
    <w:link w:val="CommentTextChar"/>
    <w:uiPriority w:val="99"/>
    <w:semiHidden/>
    <w:unhideWhenUsed/>
    <w:rsid w:val="0078120B"/>
    <w:pPr>
      <w:spacing w:line="240" w:lineRule="auto"/>
    </w:pPr>
    <w:rPr>
      <w:sz w:val="20"/>
      <w:szCs w:val="20"/>
    </w:rPr>
  </w:style>
  <w:style w:type="character" w:customStyle="1" w:styleId="CommentTextChar">
    <w:name w:val="Comment Text Char"/>
    <w:basedOn w:val="DefaultParagraphFont"/>
    <w:link w:val="CommentText"/>
    <w:uiPriority w:val="99"/>
    <w:semiHidden/>
    <w:rsid w:val="0078120B"/>
    <w:rPr>
      <w:sz w:val="20"/>
      <w:szCs w:val="20"/>
    </w:rPr>
  </w:style>
  <w:style w:type="paragraph" w:styleId="CommentSubject">
    <w:name w:val="annotation subject"/>
    <w:basedOn w:val="CommentText"/>
    <w:next w:val="CommentText"/>
    <w:link w:val="CommentSubjectChar"/>
    <w:uiPriority w:val="99"/>
    <w:semiHidden/>
    <w:unhideWhenUsed/>
    <w:rsid w:val="0078120B"/>
    <w:rPr>
      <w:b/>
      <w:bCs/>
    </w:rPr>
  </w:style>
  <w:style w:type="character" w:customStyle="1" w:styleId="CommentSubjectChar">
    <w:name w:val="Comment Subject Char"/>
    <w:basedOn w:val="CommentTextChar"/>
    <w:link w:val="CommentSubject"/>
    <w:uiPriority w:val="99"/>
    <w:semiHidden/>
    <w:rsid w:val="0078120B"/>
    <w:rPr>
      <w:b/>
      <w:bCs/>
      <w:sz w:val="20"/>
      <w:szCs w:val="20"/>
    </w:rPr>
  </w:style>
  <w:style w:type="paragraph" w:styleId="Caption">
    <w:name w:val="caption"/>
    <w:basedOn w:val="Normal"/>
    <w:next w:val="Normal"/>
    <w:uiPriority w:val="35"/>
    <w:unhideWhenUsed/>
    <w:qFormat/>
    <w:rsid w:val="00D479BC"/>
    <w:pPr>
      <w:spacing w:line="240" w:lineRule="auto"/>
    </w:pPr>
    <w:rPr>
      <w:b/>
      <w:bCs/>
      <w:smallCaps/>
      <w:color w:val="1F497D" w:themeColor="text2"/>
    </w:rPr>
  </w:style>
  <w:style w:type="character" w:customStyle="1" w:styleId="Heading4Char">
    <w:name w:val="Heading 4 Char"/>
    <w:basedOn w:val="DefaultParagraphFont"/>
    <w:link w:val="Heading4"/>
    <w:uiPriority w:val="9"/>
    <w:rsid w:val="0026669C"/>
    <w:rPr>
      <w:rFonts w:asciiTheme="majorHAnsi" w:eastAsiaTheme="majorEastAsia" w:hAnsiTheme="majorHAnsi" w:cstheme="majorBidi"/>
      <w:color w:val="365F91" w:themeColor="accent1" w:themeShade="BF"/>
      <w:sz w:val="24"/>
      <w:szCs w:val="24"/>
    </w:rPr>
  </w:style>
  <w:style w:type="character" w:customStyle="1" w:styleId="apple-converted-space">
    <w:name w:val="apple-converted-space"/>
    <w:basedOn w:val="DefaultParagraphFont"/>
    <w:rsid w:val="003763B4"/>
  </w:style>
  <w:style w:type="paragraph" w:styleId="Revision">
    <w:name w:val="Revision"/>
    <w:hidden/>
    <w:uiPriority w:val="99"/>
    <w:semiHidden/>
    <w:rsid w:val="00D479BC"/>
    <w:pPr>
      <w:spacing w:after="0" w:line="240" w:lineRule="auto"/>
    </w:pPr>
  </w:style>
  <w:style w:type="character" w:styleId="Strong">
    <w:name w:val="Strong"/>
    <w:basedOn w:val="DefaultParagraphFont"/>
    <w:uiPriority w:val="22"/>
    <w:qFormat/>
    <w:rsid w:val="0026669C"/>
    <w:rPr>
      <w:b/>
      <w:bCs/>
    </w:rPr>
  </w:style>
  <w:style w:type="character" w:styleId="HTMLCode">
    <w:name w:val="HTML Code"/>
    <w:basedOn w:val="DefaultParagraphFont"/>
    <w:uiPriority w:val="99"/>
    <w:semiHidden/>
    <w:unhideWhenUsed/>
    <w:rsid w:val="00905C94"/>
    <w:rPr>
      <w:rFonts w:ascii="Courier New" w:eastAsia="Times New Roman" w:hAnsi="Courier New" w:cs="Courier New"/>
      <w:sz w:val="20"/>
      <w:szCs w:val="20"/>
    </w:rPr>
  </w:style>
  <w:style w:type="paragraph" w:customStyle="1" w:styleId="Code">
    <w:name w:val="Code"/>
    <w:basedOn w:val="Normal"/>
    <w:link w:val="CodeChar"/>
    <w:rsid w:val="00D479BC"/>
    <w:pPr>
      <w:framePr w:wrap="around" w:vAnchor="text" w:hAnchor="text" w:y="1"/>
      <w:shd w:val="clear" w:color="D9D9D9" w:themeColor="background1" w:themeShade="D9" w:fill="auto"/>
    </w:pPr>
    <w:rPr>
      <w:rFonts w:ascii="Consolas" w:hAnsi="Consolas"/>
      <w:noProof/>
      <w:color w:val="FFFFFF" w:themeColor="background1"/>
      <w:sz w:val="18"/>
      <w:szCs w:val="23"/>
      <w:shd w:val="clear" w:color="auto" w:fill="FFFFFF"/>
      <w14:textOutline w14:w="9525" w14:cap="rnd" w14:cmpd="sng" w14:algn="ctr">
        <w14:noFill/>
        <w14:prstDash w14:val="solid"/>
        <w14:bevel/>
      </w14:textOutline>
      <w14:textFill>
        <w14:noFill/>
      </w14:textFill>
    </w:rPr>
  </w:style>
  <w:style w:type="paragraph" w:customStyle="1" w:styleId="Code2">
    <w:name w:val="Code 2"/>
    <w:basedOn w:val="Normal"/>
    <w:link w:val="Code2Char"/>
    <w:rsid w:val="00EE057F"/>
    <w:rPr>
      <w:rFonts w:ascii="Consolas" w:eastAsiaTheme="majorEastAsia" w:hAnsi="Consolas" w:cs="Consolas"/>
      <w:noProof/>
      <w:color w:val="333333"/>
      <w:sz w:val="18"/>
      <w:szCs w:val="18"/>
      <w:bdr w:val="single" w:sz="6" w:space="0" w:color="DDDDDD" w:frame="1"/>
      <w:shd w:val="clear" w:color="auto" w:fill="F8F8F8"/>
    </w:rPr>
  </w:style>
  <w:style w:type="character" w:customStyle="1" w:styleId="CodeChar">
    <w:name w:val="Code Char"/>
    <w:basedOn w:val="DefaultParagraphFont"/>
    <w:link w:val="Code"/>
    <w:rsid w:val="00905C94"/>
    <w:rPr>
      <w:rFonts w:ascii="Consolas" w:hAnsi="Consolas"/>
      <w:noProof/>
      <w:color w:val="FFFFFF" w:themeColor="background1"/>
      <w:sz w:val="18"/>
      <w:szCs w:val="23"/>
      <w:shd w:val="clear" w:color="D9D9D9" w:themeColor="background1" w:themeShade="D9" w:fill="auto"/>
      <w14:textOutline w14:w="9525" w14:cap="rnd" w14:cmpd="sng" w14:algn="ctr">
        <w14:noFill/>
        <w14:prstDash w14:val="solid"/>
        <w14:bevel/>
      </w14:textOutline>
      <w14:textFill>
        <w14:noFill/>
      </w14:textFill>
    </w:rPr>
  </w:style>
  <w:style w:type="character" w:customStyle="1" w:styleId="Heading5Char">
    <w:name w:val="Heading 5 Char"/>
    <w:basedOn w:val="DefaultParagraphFont"/>
    <w:link w:val="Heading5"/>
    <w:uiPriority w:val="9"/>
    <w:semiHidden/>
    <w:rsid w:val="0026669C"/>
    <w:rPr>
      <w:rFonts w:asciiTheme="majorHAnsi" w:eastAsiaTheme="majorEastAsia" w:hAnsiTheme="majorHAnsi" w:cstheme="majorBidi"/>
      <w:caps/>
      <w:color w:val="365F91" w:themeColor="accent1" w:themeShade="BF"/>
    </w:rPr>
  </w:style>
  <w:style w:type="character" w:customStyle="1" w:styleId="Code2Char">
    <w:name w:val="Code 2 Char"/>
    <w:basedOn w:val="DefaultParagraphFont"/>
    <w:link w:val="Code2"/>
    <w:rsid w:val="00EE057F"/>
    <w:rPr>
      <w:rFonts w:ascii="Consolas" w:eastAsiaTheme="majorEastAsia" w:hAnsi="Consolas" w:cs="Consolas"/>
      <w:noProof/>
      <w:color w:val="333333"/>
      <w:sz w:val="18"/>
      <w:szCs w:val="18"/>
      <w:bdr w:val="single" w:sz="6" w:space="0" w:color="DDDDDD" w:frame="1"/>
    </w:rPr>
  </w:style>
  <w:style w:type="paragraph" w:customStyle="1" w:styleId="H1">
    <w:name w:val="H1"/>
    <w:basedOn w:val="Heading1"/>
    <w:link w:val="H1Char"/>
    <w:rsid w:val="00EE057F"/>
    <w:pPr>
      <w:pBdr>
        <w:bottom w:val="single" w:sz="6" w:space="0" w:color="DDDDDD"/>
      </w:pBdr>
      <w:shd w:val="clear" w:color="auto" w:fill="FFFFFF"/>
      <w:spacing w:after="225"/>
    </w:pPr>
    <w:rPr>
      <w:rFonts w:ascii="Helvetica" w:hAnsi="Helvetica" w:cs="Helvetica"/>
      <w:color w:val="333333"/>
      <w:sz w:val="60"/>
      <w:szCs w:val="60"/>
    </w:rPr>
  </w:style>
  <w:style w:type="paragraph" w:customStyle="1" w:styleId="H2">
    <w:name w:val="H2"/>
    <w:basedOn w:val="Heading2"/>
    <w:link w:val="H2Char"/>
    <w:rsid w:val="00EE057F"/>
    <w:pPr>
      <w:pBdr>
        <w:bottom w:val="single" w:sz="6" w:space="0" w:color="EEEEEE"/>
      </w:pBdr>
      <w:shd w:val="clear" w:color="auto" w:fill="FFFFFF"/>
      <w:spacing w:before="240" w:after="225"/>
    </w:pPr>
    <w:rPr>
      <w:rFonts w:ascii="Helvetica" w:hAnsi="Helvetica" w:cs="Helvetica"/>
      <w:color w:val="333333"/>
      <w:sz w:val="48"/>
      <w:szCs w:val="48"/>
    </w:rPr>
  </w:style>
  <w:style w:type="character" w:customStyle="1" w:styleId="H1Char">
    <w:name w:val="H1 Char"/>
    <w:basedOn w:val="Heading1Char"/>
    <w:link w:val="H1"/>
    <w:rsid w:val="00EE057F"/>
    <w:rPr>
      <w:rFonts w:ascii="Helvetica" w:eastAsiaTheme="majorEastAsia" w:hAnsi="Helvetica" w:cs="Helvetica"/>
      <w:b w:val="0"/>
      <w:bCs w:val="0"/>
      <w:color w:val="333333"/>
      <w:sz w:val="60"/>
      <w:szCs w:val="60"/>
      <w:shd w:val="clear" w:color="auto" w:fill="FFFFFF"/>
    </w:rPr>
  </w:style>
  <w:style w:type="paragraph" w:customStyle="1" w:styleId="H3">
    <w:name w:val="H3"/>
    <w:basedOn w:val="Heading3"/>
    <w:link w:val="H3Char"/>
    <w:rsid w:val="00EE057F"/>
    <w:pPr>
      <w:shd w:val="clear" w:color="auto" w:fill="FFFFFF"/>
      <w:spacing w:before="240" w:after="225"/>
    </w:pPr>
    <w:rPr>
      <w:rFonts w:ascii="Helvetica" w:hAnsi="Helvetica" w:cs="Helvetica"/>
      <w:color w:val="333333"/>
      <w:sz w:val="36"/>
      <w:szCs w:val="36"/>
    </w:rPr>
  </w:style>
  <w:style w:type="character" w:customStyle="1" w:styleId="H2Char">
    <w:name w:val="H2 Char"/>
    <w:basedOn w:val="Heading2Char"/>
    <w:link w:val="H2"/>
    <w:rsid w:val="00EE057F"/>
    <w:rPr>
      <w:rFonts w:ascii="Helvetica" w:eastAsiaTheme="majorEastAsia" w:hAnsi="Helvetica" w:cs="Helvetica"/>
      <w:b w:val="0"/>
      <w:bCs w:val="0"/>
      <w:color w:val="333333"/>
      <w:sz w:val="48"/>
      <w:szCs w:val="48"/>
      <w:shd w:val="clear" w:color="auto" w:fill="FFFFFF"/>
    </w:rPr>
  </w:style>
  <w:style w:type="paragraph" w:customStyle="1" w:styleId="H4">
    <w:name w:val="H4"/>
    <w:basedOn w:val="Heading4"/>
    <w:link w:val="H4Char"/>
    <w:rsid w:val="00EE057F"/>
    <w:pPr>
      <w:shd w:val="clear" w:color="auto" w:fill="FFFFFF"/>
      <w:spacing w:before="240" w:after="225"/>
    </w:pPr>
    <w:rPr>
      <w:rFonts w:ascii="Helvetica" w:hAnsi="Helvetica" w:cs="Helvetica"/>
      <w:color w:val="333333"/>
      <w:sz w:val="29"/>
      <w:szCs w:val="29"/>
    </w:rPr>
  </w:style>
  <w:style w:type="character" w:customStyle="1" w:styleId="H3Char">
    <w:name w:val="H3 Char"/>
    <w:basedOn w:val="Heading3Char"/>
    <w:link w:val="H3"/>
    <w:rsid w:val="00EE057F"/>
    <w:rPr>
      <w:rFonts w:ascii="Helvetica" w:eastAsiaTheme="majorEastAsia" w:hAnsi="Helvetica" w:cs="Helvetica"/>
      <w:color w:val="333333"/>
      <w:sz w:val="36"/>
      <w:szCs w:val="36"/>
      <w:shd w:val="clear" w:color="auto" w:fill="FFFFFF"/>
    </w:rPr>
  </w:style>
  <w:style w:type="paragraph" w:customStyle="1" w:styleId="H5">
    <w:name w:val="H5"/>
    <w:basedOn w:val="Heading5"/>
    <w:link w:val="H5Char"/>
    <w:rsid w:val="00EE057F"/>
    <w:pPr>
      <w:shd w:val="clear" w:color="auto" w:fill="FFFFFF"/>
      <w:spacing w:before="240" w:line="383" w:lineRule="atLeast"/>
    </w:pPr>
    <w:rPr>
      <w:rFonts w:ascii="Helvetica" w:hAnsi="Helvetica" w:cs="Helvetica"/>
      <w:color w:val="333333"/>
      <w:sz w:val="24"/>
      <w:szCs w:val="24"/>
    </w:rPr>
  </w:style>
  <w:style w:type="character" w:customStyle="1" w:styleId="H4Char">
    <w:name w:val="H4 Char"/>
    <w:basedOn w:val="Heading4Char"/>
    <w:link w:val="H4"/>
    <w:rsid w:val="00EE057F"/>
    <w:rPr>
      <w:rFonts w:ascii="Helvetica" w:eastAsiaTheme="majorEastAsia" w:hAnsi="Helvetica" w:cs="Helvetica"/>
      <w:i w:val="0"/>
      <w:iCs w:val="0"/>
      <w:color w:val="333333"/>
      <w:sz w:val="29"/>
      <w:szCs w:val="29"/>
      <w:shd w:val="clear" w:color="auto" w:fill="FFFFFF"/>
    </w:rPr>
  </w:style>
  <w:style w:type="paragraph" w:customStyle="1" w:styleId="text">
    <w:name w:val="text"/>
    <w:basedOn w:val="Normal"/>
    <w:link w:val="textChar"/>
    <w:rsid w:val="00EE057F"/>
    <w:rPr>
      <w:rFonts w:ascii="Helvetica" w:hAnsi="Helvetica" w:cs="Helvetica"/>
      <w:color w:val="333333"/>
      <w:sz w:val="23"/>
      <w:szCs w:val="23"/>
      <w:shd w:val="clear" w:color="auto" w:fill="FFFFFF"/>
    </w:rPr>
  </w:style>
  <w:style w:type="character" w:customStyle="1" w:styleId="H5Char">
    <w:name w:val="H5 Char"/>
    <w:basedOn w:val="Heading5Char"/>
    <w:link w:val="H5"/>
    <w:rsid w:val="00EE057F"/>
    <w:rPr>
      <w:rFonts w:ascii="Helvetica" w:eastAsiaTheme="majorEastAsia" w:hAnsi="Helvetica" w:cs="Helvetica"/>
      <w:caps/>
      <w:color w:val="333333"/>
      <w:sz w:val="24"/>
      <w:szCs w:val="24"/>
      <w:shd w:val="clear" w:color="auto" w:fill="FFFFFF"/>
    </w:rPr>
  </w:style>
  <w:style w:type="character" w:customStyle="1" w:styleId="textChar">
    <w:name w:val="text Char"/>
    <w:basedOn w:val="DefaultParagraphFont"/>
    <w:link w:val="text"/>
    <w:rsid w:val="00EE057F"/>
    <w:rPr>
      <w:rFonts w:ascii="Helvetica" w:hAnsi="Helvetica" w:cs="Helvetica"/>
      <w:color w:val="333333"/>
      <w:sz w:val="23"/>
      <w:szCs w:val="23"/>
    </w:rPr>
  </w:style>
  <w:style w:type="character" w:customStyle="1" w:styleId="Heading6Char">
    <w:name w:val="Heading 6 Char"/>
    <w:basedOn w:val="DefaultParagraphFont"/>
    <w:link w:val="Heading6"/>
    <w:uiPriority w:val="9"/>
    <w:semiHidden/>
    <w:rsid w:val="0026669C"/>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26669C"/>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26669C"/>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26669C"/>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D479BC"/>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26669C"/>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D479BC"/>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26669C"/>
    <w:rPr>
      <w:rFonts w:asciiTheme="majorHAnsi" w:eastAsiaTheme="majorEastAsia" w:hAnsiTheme="majorHAnsi" w:cstheme="majorBidi"/>
      <w:color w:val="4F81BD" w:themeColor="accent1"/>
      <w:sz w:val="28"/>
      <w:szCs w:val="28"/>
    </w:rPr>
  </w:style>
  <w:style w:type="character" w:styleId="Emphasis">
    <w:name w:val="Emphasis"/>
    <w:basedOn w:val="DefaultParagraphFont"/>
    <w:uiPriority w:val="20"/>
    <w:qFormat/>
    <w:rsid w:val="0026669C"/>
    <w:rPr>
      <w:i/>
      <w:iCs/>
    </w:rPr>
  </w:style>
  <w:style w:type="paragraph" w:styleId="Quote">
    <w:name w:val="Quote"/>
    <w:basedOn w:val="Normal"/>
    <w:next w:val="Normal"/>
    <w:link w:val="QuoteChar"/>
    <w:uiPriority w:val="29"/>
    <w:qFormat/>
    <w:rsid w:val="00D479BC"/>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26669C"/>
    <w:rPr>
      <w:color w:val="1F497D" w:themeColor="text2"/>
      <w:sz w:val="24"/>
      <w:szCs w:val="24"/>
    </w:rPr>
  </w:style>
  <w:style w:type="paragraph" w:styleId="IntenseQuote">
    <w:name w:val="Intense Quote"/>
    <w:basedOn w:val="Normal"/>
    <w:next w:val="Normal"/>
    <w:link w:val="IntenseQuoteChar"/>
    <w:uiPriority w:val="30"/>
    <w:qFormat/>
    <w:rsid w:val="00D479BC"/>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26669C"/>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D479BC"/>
    <w:rPr>
      <w:i/>
      <w:iCs/>
      <w:color w:val="595959" w:themeColor="text1" w:themeTint="A6"/>
    </w:rPr>
  </w:style>
  <w:style w:type="character" w:styleId="IntenseEmphasis">
    <w:name w:val="Intense Emphasis"/>
    <w:basedOn w:val="DefaultParagraphFont"/>
    <w:uiPriority w:val="21"/>
    <w:qFormat/>
    <w:rsid w:val="0026669C"/>
    <w:rPr>
      <w:b/>
      <w:bCs/>
      <w:i/>
      <w:iCs/>
    </w:rPr>
  </w:style>
  <w:style w:type="character" w:styleId="SubtleReference">
    <w:name w:val="Subtle Reference"/>
    <w:basedOn w:val="DefaultParagraphFont"/>
    <w:uiPriority w:val="31"/>
    <w:qFormat/>
    <w:rsid w:val="00D479B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479BC"/>
    <w:rPr>
      <w:b/>
      <w:bCs/>
      <w:smallCaps/>
      <w:color w:val="1F497D" w:themeColor="text2"/>
      <w:u w:val="single"/>
    </w:rPr>
  </w:style>
  <w:style w:type="character" w:styleId="BookTitle">
    <w:name w:val="Book Title"/>
    <w:basedOn w:val="DefaultParagraphFont"/>
    <w:uiPriority w:val="33"/>
    <w:qFormat/>
    <w:rsid w:val="0026669C"/>
    <w:rPr>
      <w:b/>
      <w:bCs/>
      <w:smallCaps/>
      <w:spacing w:val="10"/>
    </w:rPr>
  </w:style>
  <w:style w:type="paragraph" w:styleId="HTMLPreformatted">
    <w:name w:val="HTML Preformatted"/>
    <w:basedOn w:val="Normal"/>
    <w:link w:val="HTMLPreformattedChar"/>
    <w:uiPriority w:val="99"/>
    <w:semiHidden/>
    <w:unhideWhenUsed/>
    <w:rsid w:val="00C04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04867"/>
    <w:rPr>
      <w:rFonts w:ascii="Courier New" w:eastAsia="Times New Roman" w:hAnsi="Courier New" w:cs="Courier New"/>
      <w:sz w:val="20"/>
      <w:szCs w:val="20"/>
      <w:lang w:eastAsia="en-GB"/>
    </w:rPr>
  </w:style>
  <w:style w:type="character" w:customStyle="1" w:styleId="nx">
    <w:name w:val="nx"/>
    <w:basedOn w:val="DefaultParagraphFont"/>
    <w:rsid w:val="00C04867"/>
  </w:style>
  <w:style w:type="character" w:customStyle="1" w:styleId="p">
    <w:name w:val="p"/>
    <w:basedOn w:val="DefaultParagraphFont"/>
    <w:rsid w:val="00C04867"/>
  </w:style>
  <w:style w:type="character" w:customStyle="1" w:styleId="o">
    <w:name w:val="o"/>
    <w:basedOn w:val="DefaultParagraphFont"/>
    <w:rsid w:val="00C04867"/>
  </w:style>
  <w:style w:type="character" w:customStyle="1" w:styleId="kd">
    <w:name w:val="kd"/>
    <w:basedOn w:val="DefaultParagraphFont"/>
    <w:rsid w:val="00C04867"/>
  </w:style>
  <w:style w:type="character" w:customStyle="1" w:styleId="k">
    <w:name w:val="k"/>
    <w:basedOn w:val="DefaultParagraphFont"/>
    <w:rsid w:val="00C04867"/>
  </w:style>
  <w:style w:type="paragraph" w:customStyle="1" w:styleId="CodeBlock">
    <w:name w:val="Code Block"/>
    <w:basedOn w:val="Normal"/>
    <w:link w:val="CodeBlockChar"/>
    <w:qFormat/>
    <w:rsid w:val="00C04867"/>
    <w:pPr>
      <w:pBdr>
        <w:top w:val="single" w:sz="6" w:space="5" w:color="DDDDDD"/>
        <w:left w:val="single" w:sz="6" w:space="8" w:color="DDDDDD"/>
        <w:bottom w:val="single" w:sz="6" w:space="5" w:color="DDDDDD"/>
        <w:right w:val="single" w:sz="6" w:space="8" w:color="DDDDD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jc w:val="left"/>
    </w:pPr>
    <w:rPr>
      <w:rFonts w:ascii="Consolas" w:eastAsia="Times New Roman" w:hAnsi="Consolas" w:cs="Consolas"/>
      <w:noProof/>
      <w:color w:val="333333"/>
      <w:sz w:val="20"/>
      <w:szCs w:val="20"/>
      <w:lang w:eastAsia="en-GB"/>
    </w:rPr>
  </w:style>
  <w:style w:type="character" w:customStyle="1" w:styleId="CodeBlockChar">
    <w:name w:val="Code Block Char"/>
    <w:basedOn w:val="DefaultParagraphFont"/>
    <w:link w:val="CodeBlock"/>
    <w:rsid w:val="00C04867"/>
    <w:rPr>
      <w:rFonts w:ascii="Consolas" w:eastAsia="Times New Roman" w:hAnsi="Consolas" w:cs="Consolas"/>
      <w:noProof/>
      <w:color w:val="333333"/>
      <w:sz w:val="20"/>
      <w:szCs w:val="20"/>
      <w:shd w:val="clear" w:color="auto" w:fill="F8F8F8"/>
      <w:lang w:eastAsia="en-GB"/>
    </w:rPr>
  </w:style>
  <w:style w:type="paragraph" w:styleId="List">
    <w:name w:val="List"/>
    <w:basedOn w:val="Normal"/>
    <w:uiPriority w:val="99"/>
    <w:unhideWhenUsed/>
    <w:rsid w:val="00D479BC"/>
    <w:pPr>
      <w:ind w:left="283" w:hanging="283"/>
      <w:contextualSpacing/>
    </w:pPr>
    <w:rPr>
      <w:rFonts w:ascii="Calibri" w:eastAsia="Times New Roman" w:hAnsi="Calibri" w:cs="Times New Roman"/>
    </w:rPr>
  </w:style>
  <w:style w:type="paragraph" w:styleId="ListBullet2">
    <w:name w:val="List Bullet 2"/>
    <w:basedOn w:val="Normal"/>
    <w:uiPriority w:val="99"/>
    <w:unhideWhenUsed/>
    <w:rsid w:val="00D479BC"/>
    <w:pPr>
      <w:numPr>
        <w:numId w:val="50"/>
      </w:numPr>
      <w:contextualSpacing/>
    </w:pPr>
    <w:rPr>
      <w:rFonts w:ascii="Calibri" w:eastAsia="Times New Roman" w:hAnsi="Calibri" w:cs="Times New Roman"/>
    </w:rPr>
  </w:style>
  <w:style w:type="paragraph" w:styleId="BodyText">
    <w:name w:val="Body Text"/>
    <w:basedOn w:val="Normal"/>
    <w:link w:val="BodyTextChar"/>
    <w:uiPriority w:val="99"/>
    <w:unhideWhenUsed/>
    <w:rsid w:val="00D479BC"/>
    <w:pPr>
      <w:spacing w:after="120"/>
    </w:pPr>
    <w:rPr>
      <w:rFonts w:ascii="Calibri" w:eastAsia="Times New Roman" w:hAnsi="Calibri" w:cs="Times New Roman"/>
    </w:rPr>
  </w:style>
  <w:style w:type="character" w:customStyle="1" w:styleId="BodyTextChar">
    <w:name w:val="Body Text Char"/>
    <w:basedOn w:val="DefaultParagraphFont"/>
    <w:link w:val="BodyText"/>
    <w:uiPriority w:val="99"/>
    <w:rsid w:val="00D479BC"/>
    <w:rPr>
      <w:rFonts w:ascii="Calibri" w:eastAsia="Times New Roman" w:hAnsi="Calibri" w:cs="Times New Roman"/>
    </w:rPr>
  </w:style>
  <w:style w:type="paragraph" w:styleId="BodyTextIndent">
    <w:name w:val="Body Text Indent"/>
    <w:basedOn w:val="Normal"/>
    <w:link w:val="BodyTextIndentChar"/>
    <w:uiPriority w:val="99"/>
    <w:semiHidden/>
    <w:unhideWhenUsed/>
    <w:rsid w:val="00D479BC"/>
    <w:pPr>
      <w:spacing w:after="120"/>
      <w:ind w:left="283"/>
    </w:pPr>
    <w:rPr>
      <w:rFonts w:ascii="Calibri" w:eastAsia="Times New Roman" w:hAnsi="Calibri" w:cs="Times New Roman"/>
    </w:rPr>
  </w:style>
  <w:style w:type="character" w:customStyle="1" w:styleId="BodyTextIndentChar">
    <w:name w:val="Body Text Indent Char"/>
    <w:basedOn w:val="DefaultParagraphFont"/>
    <w:link w:val="BodyTextIndent"/>
    <w:uiPriority w:val="99"/>
    <w:semiHidden/>
    <w:rsid w:val="00D479BC"/>
    <w:rPr>
      <w:rFonts w:ascii="Calibri" w:eastAsia="Times New Roman" w:hAnsi="Calibri" w:cs="Times New Roman"/>
    </w:rPr>
  </w:style>
  <w:style w:type="paragraph" w:styleId="BodyTextFirstIndent2">
    <w:name w:val="Body Text First Indent 2"/>
    <w:basedOn w:val="BodyTextIndent"/>
    <w:link w:val="BodyTextFirstIndent2Char"/>
    <w:uiPriority w:val="99"/>
    <w:unhideWhenUsed/>
    <w:rsid w:val="00D479BC"/>
    <w:pPr>
      <w:ind w:firstLine="210"/>
    </w:pPr>
  </w:style>
  <w:style w:type="character" w:customStyle="1" w:styleId="BodyTextFirstIndent2Char">
    <w:name w:val="Body Text First Indent 2 Char"/>
    <w:basedOn w:val="BodyTextIndentChar"/>
    <w:link w:val="BodyTextFirstIndent2"/>
    <w:uiPriority w:val="99"/>
    <w:rsid w:val="00D479BC"/>
    <w:rPr>
      <w:rFonts w:ascii="Calibri" w:eastAsia="Times New Roman" w:hAnsi="Calibri" w:cs="Times New Roman"/>
    </w:rPr>
  </w:style>
  <w:style w:type="paragraph" w:customStyle="1" w:styleId="Codeinline">
    <w:name w:val="Code inline"/>
    <w:basedOn w:val="Normal"/>
    <w:next w:val="Normal"/>
    <w:link w:val="CodeinlineChar"/>
    <w:qFormat/>
    <w:rsid w:val="00334DC0"/>
    <w:rPr>
      <w:rFonts w:ascii="Consolas" w:eastAsiaTheme="minorHAnsi" w:hAnsi="Consolas" w:cs="Consolas"/>
      <w:noProof/>
      <w:color w:val="333333"/>
      <w:sz w:val="18"/>
      <w:szCs w:val="18"/>
      <w:bdr w:val="single" w:sz="6" w:space="0" w:color="DDDDDD" w:frame="1"/>
      <w:shd w:val="clear" w:color="auto" w:fill="F8F8F8"/>
    </w:rPr>
  </w:style>
  <w:style w:type="character" w:customStyle="1" w:styleId="CodeinlineChar">
    <w:name w:val="Code inline Char"/>
    <w:basedOn w:val="DefaultParagraphFont"/>
    <w:link w:val="Codeinline"/>
    <w:rsid w:val="00334DC0"/>
    <w:rPr>
      <w:rFonts w:ascii="Consolas" w:eastAsiaTheme="minorHAnsi" w:hAnsi="Consolas" w:cs="Consolas"/>
      <w:noProof/>
      <w:color w:val="333333"/>
      <w:sz w:val="18"/>
      <w:szCs w:val="18"/>
      <w:bdr w:val="single" w:sz="6" w:space="0" w:color="DDDDDD"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764068">
      <w:bodyDiv w:val="1"/>
      <w:marLeft w:val="0"/>
      <w:marRight w:val="0"/>
      <w:marTop w:val="0"/>
      <w:marBottom w:val="0"/>
      <w:divBdr>
        <w:top w:val="none" w:sz="0" w:space="0" w:color="auto"/>
        <w:left w:val="none" w:sz="0" w:space="0" w:color="auto"/>
        <w:bottom w:val="none" w:sz="0" w:space="0" w:color="auto"/>
        <w:right w:val="none" w:sz="0" w:space="0" w:color="auto"/>
      </w:divBdr>
    </w:div>
    <w:div w:id="136532769">
      <w:bodyDiv w:val="1"/>
      <w:marLeft w:val="0"/>
      <w:marRight w:val="0"/>
      <w:marTop w:val="0"/>
      <w:marBottom w:val="0"/>
      <w:divBdr>
        <w:top w:val="none" w:sz="0" w:space="0" w:color="auto"/>
        <w:left w:val="none" w:sz="0" w:space="0" w:color="auto"/>
        <w:bottom w:val="none" w:sz="0" w:space="0" w:color="auto"/>
        <w:right w:val="none" w:sz="0" w:space="0" w:color="auto"/>
      </w:divBdr>
    </w:div>
    <w:div w:id="234825668">
      <w:bodyDiv w:val="1"/>
      <w:marLeft w:val="0"/>
      <w:marRight w:val="0"/>
      <w:marTop w:val="0"/>
      <w:marBottom w:val="0"/>
      <w:divBdr>
        <w:top w:val="none" w:sz="0" w:space="0" w:color="auto"/>
        <w:left w:val="none" w:sz="0" w:space="0" w:color="auto"/>
        <w:bottom w:val="none" w:sz="0" w:space="0" w:color="auto"/>
        <w:right w:val="none" w:sz="0" w:space="0" w:color="auto"/>
      </w:divBdr>
    </w:div>
    <w:div w:id="257107462">
      <w:bodyDiv w:val="1"/>
      <w:marLeft w:val="0"/>
      <w:marRight w:val="0"/>
      <w:marTop w:val="0"/>
      <w:marBottom w:val="0"/>
      <w:divBdr>
        <w:top w:val="none" w:sz="0" w:space="0" w:color="auto"/>
        <w:left w:val="none" w:sz="0" w:space="0" w:color="auto"/>
        <w:bottom w:val="none" w:sz="0" w:space="0" w:color="auto"/>
        <w:right w:val="none" w:sz="0" w:space="0" w:color="auto"/>
      </w:divBdr>
    </w:div>
    <w:div w:id="831607755">
      <w:bodyDiv w:val="1"/>
      <w:marLeft w:val="0"/>
      <w:marRight w:val="0"/>
      <w:marTop w:val="0"/>
      <w:marBottom w:val="0"/>
      <w:divBdr>
        <w:top w:val="none" w:sz="0" w:space="0" w:color="auto"/>
        <w:left w:val="none" w:sz="0" w:space="0" w:color="auto"/>
        <w:bottom w:val="none" w:sz="0" w:space="0" w:color="auto"/>
        <w:right w:val="none" w:sz="0" w:space="0" w:color="auto"/>
      </w:divBdr>
    </w:div>
    <w:div w:id="1026979774">
      <w:bodyDiv w:val="1"/>
      <w:marLeft w:val="0"/>
      <w:marRight w:val="0"/>
      <w:marTop w:val="0"/>
      <w:marBottom w:val="0"/>
      <w:divBdr>
        <w:top w:val="none" w:sz="0" w:space="0" w:color="auto"/>
        <w:left w:val="none" w:sz="0" w:space="0" w:color="auto"/>
        <w:bottom w:val="none" w:sz="0" w:space="0" w:color="auto"/>
        <w:right w:val="none" w:sz="0" w:space="0" w:color="auto"/>
      </w:divBdr>
    </w:div>
    <w:div w:id="1178075965">
      <w:bodyDiv w:val="1"/>
      <w:marLeft w:val="0"/>
      <w:marRight w:val="0"/>
      <w:marTop w:val="0"/>
      <w:marBottom w:val="0"/>
      <w:divBdr>
        <w:top w:val="none" w:sz="0" w:space="0" w:color="auto"/>
        <w:left w:val="none" w:sz="0" w:space="0" w:color="auto"/>
        <w:bottom w:val="none" w:sz="0" w:space="0" w:color="auto"/>
        <w:right w:val="none" w:sz="0" w:space="0" w:color="auto"/>
      </w:divBdr>
    </w:div>
    <w:div w:id="1194880835">
      <w:bodyDiv w:val="1"/>
      <w:marLeft w:val="0"/>
      <w:marRight w:val="0"/>
      <w:marTop w:val="0"/>
      <w:marBottom w:val="0"/>
      <w:divBdr>
        <w:top w:val="none" w:sz="0" w:space="0" w:color="auto"/>
        <w:left w:val="none" w:sz="0" w:space="0" w:color="auto"/>
        <w:bottom w:val="none" w:sz="0" w:space="0" w:color="auto"/>
        <w:right w:val="none" w:sz="0" w:space="0" w:color="auto"/>
      </w:divBdr>
    </w:div>
    <w:div w:id="1211569983">
      <w:bodyDiv w:val="1"/>
      <w:marLeft w:val="0"/>
      <w:marRight w:val="0"/>
      <w:marTop w:val="0"/>
      <w:marBottom w:val="0"/>
      <w:divBdr>
        <w:top w:val="none" w:sz="0" w:space="0" w:color="auto"/>
        <w:left w:val="none" w:sz="0" w:space="0" w:color="auto"/>
        <w:bottom w:val="none" w:sz="0" w:space="0" w:color="auto"/>
        <w:right w:val="none" w:sz="0" w:space="0" w:color="auto"/>
      </w:divBdr>
    </w:div>
    <w:div w:id="1290093838">
      <w:bodyDiv w:val="1"/>
      <w:marLeft w:val="0"/>
      <w:marRight w:val="0"/>
      <w:marTop w:val="0"/>
      <w:marBottom w:val="0"/>
      <w:divBdr>
        <w:top w:val="none" w:sz="0" w:space="0" w:color="auto"/>
        <w:left w:val="none" w:sz="0" w:space="0" w:color="auto"/>
        <w:bottom w:val="none" w:sz="0" w:space="0" w:color="auto"/>
        <w:right w:val="none" w:sz="0" w:space="0" w:color="auto"/>
      </w:divBdr>
    </w:div>
    <w:div w:id="1401054670">
      <w:bodyDiv w:val="1"/>
      <w:marLeft w:val="0"/>
      <w:marRight w:val="0"/>
      <w:marTop w:val="0"/>
      <w:marBottom w:val="0"/>
      <w:divBdr>
        <w:top w:val="none" w:sz="0" w:space="0" w:color="auto"/>
        <w:left w:val="none" w:sz="0" w:space="0" w:color="auto"/>
        <w:bottom w:val="none" w:sz="0" w:space="0" w:color="auto"/>
        <w:right w:val="none" w:sz="0" w:space="0" w:color="auto"/>
      </w:divBdr>
      <w:divsChild>
        <w:div w:id="498276956">
          <w:marLeft w:val="0"/>
          <w:marRight w:val="0"/>
          <w:marTop w:val="195"/>
          <w:marBottom w:val="0"/>
          <w:divBdr>
            <w:top w:val="none" w:sz="0" w:space="0" w:color="auto"/>
            <w:left w:val="none" w:sz="0" w:space="0" w:color="auto"/>
            <w:bottom w:val="none" w:sz="0" w:space="0" w:color="auto"/>
            <w:right w:val="none" w:sz="0" w:space="0" w:color="auto"/>
          </w:divBdr>
        </w:div>
        <w:div w:id="607472866">
          <w:marLeft w:val="0"/>
          <w:marRight w:val="150"/>
          <w:marTop w:val="180"/>
          <w:marBottom w:val="0"/>
          <w:divBdr>
            <w:top w:val="none" w:sz="0" w:space="0" w:color="auto"/>
            <w:left w:val="none" w:sz="0" w:space="0" w:color="auto"/>
            <w:bottom w:val="none" w:sz="0" w:space="0" w:color="auto"/>
            <w:right w:val="none" w:sz="0" w:space="0" w:color="auto"/>
          </w:divBdr>
        </w:div>
      </w:divsChild>
    </w:div>
    <w:div w:id="1412507389">
      <w:bodyDiv w:val="1"/>
      <w:marLeft w:val="0"/>
      <w:marRight w:val="0"/>
      <w:marTop w:val="0"/>
      <w:marBottom w:val="0"/>
      <w:divBdr>
        <w:top w:val="none" w:sz="0" w:space="0" w:color="auto"/>
        <w:left w:val="none" w:sz="0" w:space="0" w:color="auto"/>
        <w:bottom w:val="none" w:sz="0" w:space="0" w:color="auto"/>
        <w:right w:val="none" w:sz="0" w:space="0" w:color="auto"/>
      </w:divBdr>
    </w:div>
    <w:div w:id="1445230006">
      <w:bodyDiv w:val="1"/>
      <w:marLeft w:val="0"/>
      <w:marRight w:val="0"/>
      <w:marTop w:val="0"/>
      <w:marBottom w:val="0"/>
      <w:divBdr>
        <w:top w:val="none" w:sz="0" w:space="0" w:color="auto"/>
        <w:left w:val="none" w:sz="0" w:space="0" w:color="auto"/>
        <w:bottom w:val="none" w:sz="0" w:space="0" w:color="auto"/>
        <w:right w:val="none" w:sz="0" w:space="0" w:color="auto"/>
      </w:divBdr>
    </w:div>
    <w:div w:id="1606419014">
      <w:bodyDiv w:val="1"/>
      <w:marLeft w:val="0"/>
      <w:marRight w:val="0"/>
      <w:marTop w:val="0"/>
      <w:marBottom w:val="0"/>
      <w:divBdr>
        <w:top w:val="none" w:sz="0" w:space="0" w:color="auto"/>
        <w:left w:val="none" w:sz="0" w:space="0" w:color="auto"/>
        <w:bottom w:val="none" w:sz="0" w:space="0" w:color="auto"/>
        <w:right w:val="none" w:sz="0" w:space="0" w:color="auto"/>
      </w:divBdr>
    </w:div>
    <w:div w:id="1656299070">
      <w:bodyDiv w:val="1"/>
      <w:marLeft w:val="0"/>
      <w:marRight w:val="0"/>
      <w:marTop w:val="0"/>
      <w:marBottom w:val="0"/>
      <w:divBdr>
        <w:top w:val="none" w:sz="0" w:space="0" w:color="auto"/>
        <w:left w:val="none" w:sz="0" w:space="0" w:color="auto"/>
        <w:bottom w:val="none" w:sz="0" w:space="0" w:color="auto"/>
        <w:right w:val="none" w:sz="0" w:space="0" w:color="auto"/>
      </w:divBdr>
    </w:div>
    <w:div w:id="1778021911">
      <w:bodyDiv w:val="1"/>
      <w:marLeft w:val="0"/>
      <w:marRight w:val="0"/>
      <w:marTop w:val="0"/>
      <w:marBottom w:val="0"/>
      <w:divBdr>
        <w:top w:val="none" w:sz="0" w:space="0" w:color="auto"/>
        <w:left w:val="none" w:sz="0" w:space="0" w:color="auto"/>
        <w:bottom w:val="none" w:sz="0" w:space="0" w:color="auto"/>
        <w:right w:val="none" w:sz="0" w:space="0" w:color="auto"/>
      </w:divBdr>
    </w:div>
    <w:div w:id="1916742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comments" Target="comments.xml"/><Relationship Id="rId26" Type="http://schemas.openxmlformats.org/officeDocument/2006/relationships/image" Target="media/image4.png"/><Relationship Id="rId39" Type="http://schemas.openxmlformats.org/officeDocument/2006/relationships/image" Target="media/image17.jpeg"/><Relationship Id="rId21" Type="http://schemas.openxmlformats.org/officeDocument/2006/relationships/header" Target="header1.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yperlink" Target="http://en.wikipedia.org/wiki/Fecundity" TargetMode="External"/><Relationship Id="rId63"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hyperlink" Target="http://www.stopdisastersgame.org/" TargetMode="External"/><Relationship Id="rId20" Type="http://schemas.openxmlformats.org/officeDocument/2006/relationships/image" Target="media/image1.png"/><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hyperlink" Target="http://en.wikipedia.org/wiki/Evolution"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3.png"/><Relationship Id="rId53" Type="http://schemas.openxmlformats.org/officeDocument/2006/relationships/hyperlink" Target="http://en.wikipedia.org/wiki/Evolution" TargetMode="External"/><Relationship Id="rId58" Type="http://schemas.openxmlformats.org/officeDocument/2006/relationships/hyperlink" Target="http://en.wikipedia.org/wiki/Pheromone" TargetMode="External"/><Relationship Id="rId5" Type="http://schemas.openxmlformats.org/officeDocument/2006/relationships/customXml" Target="../customXml/item5.xml"/><Relationship Id="rId15" Type="http://schemas.openxmlformats.org/officeDocument/2006/relationships/hyperlink" Target="http://science.discovery.com/games-and-interactives/charles-darwin-game.htm" TargetMode="External"/><Relationship Id="rId23" Type="http://schemas.openxmlformats.org/officeDocument/2006/relationships/footer" Target="footer2.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hyperlink" Target="http://en.wikipedia.org/wiki/Eusociality" TargetMode="External"/><Relationship Id="rId61" Type="http://schemas.openxmlformats.org/officeDocument/2006/relationships/fontTable" Target="fontTable.xml"/><Relationship Id="rId10" Type="http://schemas.openxmlformats.org/officeDocument/2006/relationships/styles" Target="styles.xml"/><Relationship Id="rId19" Type="http://schemas.microsoft.com/office/2011/relationships/commentsExtended" Target="commentsExtended.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en.wikipedia.org/wiki/Fitness_%28biology%29" TargetMode="External"/><Relationship Id="rId60" Type="http://schemas.openxmlformats.org/officeDocument/2006/relationships/hyperlink" Target="http://en.wikipedia.org/wiki/Leafcutter_ant" TargetMode="Externa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footer" Target="footer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jpeg"/><Relationship Id="rId48" Type="http://schemas.openxmlformats.org/officeDocument/2006/relationships/image" Target="media/image26.png"/><Relationship Id="rId56" Type="http://schemas.openxmlformats.org/officeDocument/2006/relationships/hyperlink" Target="http://en.wikipedia.org/wiki/Ant" TargetMode="External"/><Relationship Id="rId8" Type="http://schemas.openxmlformats.org/officeDocument/2006/relationships/customXml" Target="../customXml/item8.xml"/><Relationship Id="rId51" Type="http://schemas.openxmlformats.org/officeDocument/2006/relationships/hyperlink" Target="http://en.wikipedia.org/wiki/Natural_selection" TargetMode="External"/><Relationship Id="rId3" Type="http://schemas.openxmlformats.org/officeDocument/2006/relationships/customXml" Target="../customXml/item3.xml"/><Relationship Id="rId12" Type="http://schemas.openxmlformats.org/officeDocument/2006/relationships/webSettings" Target="webSettings.xml"/><Relationship Id="rId17" Type="http://schemas.openxmlformats.org/officeDocument/2006/relationships/hyperlink" Target="http://www.cambrianexplosion.com/"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jpeg"/><Relationship Id="rId59" Type="http://schemas.openxmlformats.org/officeDocument/2006/relationships/hyperlink" Target="http://en.wikipedia.org/wiki/Ant_colo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2.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3.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4.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5.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6.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7.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8.xml><?xml version="1.0" encoding="utf-8"?>
<b:Sources xmlns:b="http://schemas.openxmlformats.org/officeDocument/2006/bibliography" xmlns="http://schemas.openxmlformats.org/officeDocument/2006/bibliography" SelectedStyle="\APA.XSL" StyleName="APA">
  <b:Source>
    <b:Tag>Placeholder1</b:Tag>
    <b:SourceType>InternetSite</b:SourceType>
    <b:Guid>{1FAFB067-5FDC-4D1F-92D9-394351C850D8}</b:Guid>
    <b:RefOrder>1</b:RefOrder>
  </b:Source>
</b:Sources>
</file>

<file path=customXml/itemProps1.xml><?xml version="1.0" encoding="utf-8"?>
<ds:datastoreItem xmlns:ds="http://schemas.openxmlformats.org/officeDocument/2006/customXml" ds:itemID="{4DD07001-1D7B-4192-9681-C9C9C874F516}">
  <ds:schemaRefs>
    <ds:schemaRef ds:uri="http://schemas.openxmlformats.org/officeDocument/2006/bibliography"/>
  </ds:schemaRefs>
</ds:datastoreItem>
</file>

<file path=customXml/itemProps2.xml><?xml version="1.0" encoding="utf-8"?>
<ds:datastoreItem xmlns:ds="http://schemas.openxmlformats.org/officeDocument/2006/customXml" ds:itemID="{FBB7C346-954C-458A-927A-950BE39AD318}">
  <ds:schemaRefs>
    <ds:schemaRef ds:uri="http://schemas.openxmlformats.org/officeDocument/2006/bibliography"/>
  </ds:schemaRefs>
</ds:datastoreItem>
</file>

<file path=customXml/itemProps3.xml><?xml version="1.0" encoding="utf-8"?>
<ds:datastoreItem xmlns:ds="http://schemas.openxmlformats.org/officeDocument/2006/customXml" ds:itemID="{713E65B8-B7C8-4366-A0DE-BA792416AA90}">
  <ds:schemaRefs>
    <ds:schemaRef ds:uri="http://schemas.openxmlformats.org/officeDocument/2006/bibliography"/>
  </ds:schemaRefs>
</ds:datastoreItem>
</file>

<file path=customXml/itemProps4.xml><?xml version="1.0" encoding="utf-8"?>
<ds:datastoreItem xmlns:ds="http://schemas.openxmlformats.org/officeDocument/2006/customXml" ds:itemID="{236F7C5E-9578-4B88-9B30-1F6F5179111B}">
  <ds:schemaRefs>
    <ds:schemaRef ds:uri="http://schemas.openxmlformats.org/officeDocument/2006/bibliography"/>
  </ds:schemaRefs>
</ds:datastoreItem>
</file>

<file path=customXml/itemProps5.xml><?xml version="1.0" encoding="utf-8"?>
<ds:datastoreItem xmlns:ds="http://schemas.openxmlformats.org/officeDocument/2006/customXml" ds:itemID="{05367C39-027B-4E71-8FC7-E2E43DC5D1B3}">
  <ds:schemaRefs>
    <ds:schemaRef ds:uri="http://schemas.openxmlformats.org/officeDocument/2006/bibliography"/>
  </ds:schemaRefs>
</ds:datastoreItem>
</file>

<file path=customXml/itemProps6.xml><?xml version="1.0" encoding="utf-8"?>
<ds:datastoreItem xmlns:ds="http://schemas.openxmlformats.org/officeDocument/2006/customXml" ds:itemID="{D4B66287-E342-40D2-8FB7-BC4A3BD5F6EC}">
  <ds:schemaRefs>
    <ds:schemaRef ds:uri="http://schemas.openxmlformats.org/officeDocument/2006/bibliography"/>
  </ds:schemaRefs>
</ds:datastoreItem>
</file>

<file path=customXml/itemProps7.xml><?xml version="1.0" encoding="utf-8"?>
<ds:datastoreItem xmlns:ds="http://schemas.openxmlformats.org/officeDocument/2006/customXml" ds:itemID="{9EADC559-658B-4FE7-A316-60F4019BFA1D}">
  <ds:schemaRefs>
    <ds:schemaRef ds:uri="http://schemas.openxmlformats.org/officeDocument/2006/bibliography"/>
  </ds:schemaRefs>
</ds:datastoreItem>
</file>

<file path=customXml/itemProps8.xml><?xml version="1.0" encoding="utf-8"?>
<ds:datastoreItem xmlns:ds="http://schemas.openxmlformats.org/officeDocument/2006/customXml" ds:itemID="{65516986-2753-4B1D-8DE8-35E0E0105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55</Pages>
  <Words>13465</Words>
  <Characters>76755</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Survival of the fittest teaching aid</vt:lpstr>
    </vt:vector>
  </TitlesOfParts>
  <Company>Kingswood School</Company>
  <LinksUpToDate>false</LinksUpToDate>
  <CharactersWithSpaces>90040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Survival of the fittest teaching aid</dc:title>
  <dc:subject>Comp4 project</dc:subject>
  <dc:creator>01robinson</dc:creator>
  <cp:keywords/>
  <cp:lastModifiedBy>Alex Robinson</cp:lastModifiedBy>
  <cp:revision>1</cp:revision>
  <dcterms:created xsi:type="dcterms:W3CDTF">2014-03-07T20:29:00Z</dcterms:created>
  <dcterms:modified xsi:type="dcterms:W3CDTF">2014-03-13T08:52:00Z</dcterms:modified>
</cp:coreProperties>
</file>